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19944">
      <w:pPr>
        <w:autoSpaceDE w:val="0"/>
        <w:autoSpaceDN w:val="0"/>
        <w:adjustRightInd w:val="0"/>
        <w:spacing w:before="156" w:beforeLines="50"/>
        <w:jc w:val="center"/>
        <w:rPr>
          <w:rFonts w:eastAsia="黑体"/>
          <w:b/>
          <w:color w:val="000000" w:themeColor="text1"/>
          <w:highlight w:val="none"/>
          <w14:textFill>
            <w14:solidFill>
              <w14:schemeClr w14:val="tx1"/>
            </w14:solidFill>
          </w14:textFill>
        </w:rPr>
      </w:pPr>
      <w:r>
        <w:rPr>
          <w:rFonts w:hint="eastAsia" w:ascii="黑体" w:eastAsia="黑体"/>
          <w:bCs/>
          <w:color w:val="000000" w:themeColor="text1"/>
          <w:sz w:val="32"/>
          <w:szCs w:val="32"/>
          <w:highlight w:val="none"/>
          <w14:textFill>
            <w14:solidFill>
              <w14:schemeClr w14:val="tx1"/>
            </w14:solidFill>
          </w14:textFill>
        </w:rPr>
        <w:t>建筑学专业人才培养方案（2</w:t>
      </w:r>
      <w:r>
        <w:rPr>
          <w:rFonts w:ascii="黑体" w:eastAsia="黑体"/>
          <w:bCs/>
          <w:color w:val="000000" w:themeColor="text1"/>
          <w:sz w:val="32"/>
          <w:szCs w:val="32"/>
          <w:highlight w:val="none"/>
          <w14:textFill>
            <w14:solidFill>
              <w14:schemeClr w14:val="tx1"/>
            </w14:solidFill>
          </w14:textFill>
        </w:rPr>
        <w:t>023</w:t>
      </w:r>
      <w:r>
        <w:rPr>
          <w:rFonts w:hint="eastAsia" w:ascii="黑体" w:eastAsia="黑体"/>
          <w:bCs/>
          <w:color w:val="000000" w:themeColor="text1"/>
          <w:sz w:val="32"/>
          <w:szCs w:val="32"/>
          <w:highlight w:val="none"/>
          <w14:textFill>
            <w14:solidFill>
              <w14:schemeClr w14:val="tx1"/>
            </w14:solidFill>
          </w14:textFill>
        </w:rPr>
        <w:t>版）</w:t>
      </w:r>
    </w:p>
    <w:p w14:paraId="1A9303D6">
      <w:pPr>
        <w:autoSpaceDE w:val="0"/>
        <w:autoSpaceDN w:val="0"/>
        <w:adjustRightInd w:val="0"/>
        <w:spacing w:line="360" w:lineRule="auto"/>
        <w:jc w:val="center"/>
        <w:rPr>
          <w:rFonts w:ascii="黑体" w:hAnsi="黑体" w:eastAsia="黑体"/>
          <w:color w:val="000000" w:themeColor="text1"/>
          <w:sz w:val="24"/>
          <w:highlight w:val="none"/>
          <w14:textFill>
            <w14:solidFill>
              <w14:schemeClr w14:val="tx1"/>
            </w14:solidFill>
          </w14:textFill>
        </w:rPr>
      </w:pPr>
      <w:r>
        <w:rPr>
          <w:rFonts w:ascii="黑体" w:hAnsi="黑体" w:eastAsia="黑体"/>
          <w:color w:val="000000" w:themeColor="text1"/>
          <w:sz w:val="24"/>
          <w:highlight w:val="none"/>
          <w14:textFill>
            <w14:solidFill>
              <w14:schemeClr w14:val="tx1"/>
            </w14:solidFill>
          </w14:textFill>
        </w:rPr>
        <w:t>(</w:t>
      </w:r>
      <w:r>
        <w:rPr>
          <w:rFonts w:hint="eastAsia" w:ascii="黑体" w:hAnsi="黑体" w:eastAsia="黑体"/>
          <w:color w:val="000000" w:themeColor="text1"/>
          <w:sz w:val="24"/>
          <w:highlight w:val="none"/>
          <w14:textFill>
            <w14:solidFill>
              <w14:schemeClr w14:val="tx1"/>
            </w14:solidFill>
          </w14:textFill>
        </w:rPr>
        <w:t>专业</w:t>
      </w:r>
      <w:r>
        <w:rPr>
          <w:rFonts w:ascii="黑体" w:hAnsi="黑体" w:eastAsia="黑体"/>
          <w:color w:val="000000" w:themeColor="text1"/>
          <w:sz w:val="24"/>
          <w:highlight w:val="none"/>
          <w14:textFill>
            <w14:solidFill>
              <w14:schemeClr w14:val="tx1"/>
            </w14:solidFill>
          </w14:textFill>
        </w:rPr>
        <w:t>代码</w:t>
      </w:r>
      <w:r>
        <w:rPr>
          <w:rFonts w:hint="eastAsia" w:ascii="黑体" w:hAnsi="黑体" w:eastAsia="黑体"/>
          <w:color w:val="000000" w:themeColor="text1"/>
          <w:sz w:val="24"/>
          <w:highlight w:val="none"/>
          <w14:textFill>
            <w14:solidFill>
              <w14:schemeClr w14:val="tx1"/>
            </w14:solidFill>
          </w14:textFill>
        </w:rPr>
        <w:t>：082801</w:t>
      </w:r>
      <w:r>
        <w:rPr>
          <w:rFonts w:ascii="黑体" w:hAnsi="黑体" w:eastAsia="黑体"/>
          <w:color w:val="000000" w:themeColor="text1"/>
          <w:sz w:val="24"/>
          <w:highlight w:val="none"/>
          <w14:textFill>
            <w14:solidFill>
              <w14:schemeClr w14:val="tx1"/>
            </w14:solidFill>
          </w14:textFill>
        </w:rPr>
        <w:t>)</w:t>
      </w:r>
    </w:p>
    <w:p w14:paraId="43BE9D99">
      <w:pPr>
        <w:autoSpaceDE w:val="0"/>
        <w:autoSpaceDN w:val="0"/>
        <w:adjustRightInd w:val="0"/>
        <w:spacing w:line="360" w:lineRule="auto"/>
        <w:ind w:firstLine="480" w:firstLineChars="200"/>
        <w:rPr>
          <w:rFonts w:eastAsia="黑体"/>
          <w:bCs/>
          <w:color w:val="000000" w:themeColor="text1"/>
          <w:sz w:val="24"/>
          <w:highlight w:val="none"/>
          <w14:textFill>
            <w14:solidFill>
              <w14:schemeClr w14:val="tx1"/>
            </w14:solidFill>
          </w14:textFill>
        </w:rPr>
      </w:pPr>
      <w:r>
        <w:rPr>
          <w:rFonts w:hint="eastAsia" w:eastAsia="黑体"/>
          <w:bCs/>
          <w:color w:val="000000" w:themeColor="text1"/>
          <w:sz w:val="24"/>
          <w:highlight w:val="none"/>
          <w14:textFill>
            <w14:solidFill>
              <w14:schemeClr w14:val="tx1"/>
            </w14:solidFill>
          </w14:textFill>
        </w:rPr>
        <w:t>一、专业介绍</w:t>
      </w:r>
    </w:p>
    <w:p w14:paraId="5698B15D">
      <w:pPr>
        <w:adjustRightInd w:val="0"/>
        <w:snapToGrid w:val="0"/>
        <w:spacing w:line="440" w:lineRule="exact"/>
        <w:ind w:firstLine="420" w:firstLineChars="200"/>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建筑学专业，学制5年，专业门类为建筑类。在学科性质上，建筑学专业属于综合、交叉学科。它本身属于土建工程设计体系中的一个专业，但常常涉及到文化、艺术、历史等问题，又带有很强的人文色彩。河北大学建筑学专业始建于2004年，2020年入选省级一流建设专业。建筑学专业聚焦地域，横观燕赵、纵览太行，打造服务河北区域、服务雄安新区的品牌，辐射京津冀，具有鲜明特色的建筑学科特色。建筑系充分依托河北大学学科综合性的优势，以建筑学专业指导规范为引导，以跨学科综合素质教育为依托，形成具有燕赵地域特色的建筑学培养模式。</w:t>
      </w:r>
    </w:p>
    <w:p w14:paraId="22BB6B2A">
      <w:pPr>
        <w:autoSpaceDE w:val="0"/>
        <w:autoSpaceDN w:val="0"/>
        <w:adjustRightInd w:val="0"/>
        <w:spacing w:line="360" w:lineRule="auto"/>
        <w:ind w:firstLine="420" w:firstLineChars="200"/>
        <w:rPr>
          <w:rFonts w:asci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本专业现有专任教师</w:t>
      </w:r>
      <w:r>
        <w:rPr>
          <w:rFonts w:hint="eastAsia" w:ascii="宋体" w:hAnsi="宋体"/>
          <w:color w:val="000000" w:themeColor="text1"/>
          <w:szCs w:val="21"/>
          <w:highlight w:val="none"/>
          <w:lang w:val="en-US" w:eastAsia="zh-CN"/>
          <w14:textFill>
            <w14:solidFill>
              <w14:schemeClr w14:val="tx1"/>
            </w14:solidFill>
          </w14:textFill>
        </w:rPr>
        <w:t>24</w:t>
      </w:r>
      <w:r>
        <w:rPr>
          <w:rFonts w:hint="eastAsia" w:ascii="宋体" w:hAnsi="宋体"/>
          <w:color w:val="000000" w:themeColor="text1"/>
          <w:szCs w:val="21"/>
          <w:highlight w:val="none"/>
          <w14:textFill>
            <w14:solidFill>
              <w14:schemeClr w14:val="tx1"/>
            </w14:solidFill>
          </w14:textFill>
        </w:rPr>
        <w:t>人，其中教授、副教授</w:t>
      </w:r>
      <w:r>
        <w:rPr>
          <w:rFonts w:hint="eastAsia" w:ascii="宋体" w:hAnsi="宋体"/>
          <w:color w:val="000000" w:themeColor="text1"/>
          <w:szCs w:val="21"/>
          <w:highlight w:val="none"/>
          <w:lang w:val="en-US" w:eastAsia="zh-CN"/>
          <w14:textFill>
            <w14:solidFill>
              <w14:schemeClr w14:val="tx1"/>
            </w14:solidFill>
          </w14:textFill>
        </w:rPr>
        <w:t>13</w:t>
      </w:r>
      <w:r>
        <w:rPr>
          <w:rFonts w:hint="eastAsia" w:ascii="宋体" w:hAnsi="宋体"/>
          <w:color w:val="000000" w:themeColor="text1"/>
          <w:szCs w:val="21"/>
          <w:highlight w:val="none"/>
          <w14:textFill>
            <w14:solidFill>
              <w14:schemeClr w14:val="tx1"/>
            </w14:solidFill>
          </w14:textFill>
        </w:rPr>
        <w:t>人，具有博士学位的教师</w:t>
      </w:r>
      <w:r>
        <w:rPr>
          <w:rFonts w:hint="eastAsia" w:ascii="宋体" w:hAnsi="宋体"/>
          <w:color w:val="000000" w:themeColor="text1"/>
          <w:szCs w:val="21"/>
          <w:highlight w:val="none"/>
          <w:lang w:val="en-US" w:eastAsia="zh-CN"/>
          <w14:textFill>
            <w14:solidFill>
              <w14:schemeClr w14:val="tx1"/>
            </w14:solidFill>
          </w14:textFill>
        </w:rPr>
        <w:t>9</w:t>
      </w:r>
      <w:r>
        <w:rPr>
          <w:rFonts w:hint="eastAsia" w:ascii="宋体" w:hAnsi="宋体"/>
          <w:color w:val="000000" w:themeColor="text1"/>
          <w:szCs w:val="21"/>
          <w:highlight w:val="none"/>
          <w14:textFill>
            <w14:solidFill>
              <w14:schemeClr w14:val="tx1"/>
            </w14:solidFill>
          </w14:textFill>
        </w:rPr>
        <w:t>人，具有稳定的师资队伍和办学条件。专业包括建筑设计理论研究、燕赵地区传统地域建筑和低能耗建筑技术三大学科方向。建筑学专业培养从事建筑设计工作的建筑师以及其他建筑相关行业的专门人才。学习建筑学专业，要求学生有较好的美术基础，具备较强的形象思维能力和图形表达能力。</w:t>
      </w:r>
    </w:p>
    <w:p w14:paraId="3E3E4CD7">
      <w:pPr>
        <w:autoSpaceDE w:val="0"/>
        <w:autoSpaceDN w:val="0"/>
        <w:adjustRightInd w:val="0"/>
        <w:spacing w:line="360" w:lineRule="auto"/>
        <w:ind w:firstLine="480" w:firstLineChars="200"/>
        <w:rPr>
          <w:rFonts w:ascii="黑体" w:eastAsia="黑体"/>
          <w:bCs/>
          <w:color w:val="000000" w:themeColor="text1"/>
          <w:szCs w:val="21"/>
          <w:highlight w:val="none"/>
          <w14:textFill>
            <w14:solidFill>
              <w14:schemeClr w14:val="tx1"/>
            </w14:solidFill>
          </w14:textFill>
        </w:rPr>
      </w:pPr>
      <w:r>
        <w:rPr>
          <w:rFonts w:hint="eastAsia" w:eastAsia="黑体"/>
          <w:bCs/>
          <w:color w:val="000000" w:themeColor="text1"/>
          <w:sz w:val="24"/>
          <w:highlight w:val="none"/>
          <w14:textFill>
            <w14:solidFill>
              <w14:schemeClr w14:val="tx1"/>
            </w14:solidFill>
          </w14:textFill>
        </w:rPr>
        <w:t>二、培养目标</w:t>
      </w:r>
    </w:p>
    <w:p w14:paraId="2733933A">
      <w:pPr>
        <w:adjustRightInd w:val="0"/>
        <w:snapToGrid w:val="0"/>
        <w:spacing w:line="440" w:lineRule="exact"/>
        <w:ind w:firstLine="420" w:firstLineChars="200"/>
        <w:jc w:val="left"/>
        <w:rPr>
          <w:rFonts w:hint="eastAsia" w:ascii="宋体" w:hAnsi="宋体"/>
          <w:bCs/>
          <w:color w:val="000000" w:themeColor="text1"/>
          <w:szCs w:val="21"/>
          <w:highlight w:val="none"/>
          <w:lang w:eastAsia="zh-CN"/>
          <w14:textFill>
            <w14:solidFill>
              <w14:schemeClr w14:val="tx1"/>
            </w14:solidFill>
          </w14:textFill>
        </w:rPr>
      </w:pPr>
      <w:r>
        <w:rPr>
          <w:color w:val="000000" w:themeColor="text1"/>
          <w:highlight w:val="none"/>
          <w14:textFill>
            <w14:solidFill>
              <w14:schemeClr w14:val="tx1"/>
            </w14:solidFill>
          </w14:textFill>
        </w:rPr>
        <w:t>面向京津冀区域建设和社会经济发展需求，发挥地方综合性大学优势，培养德智体美劳全面发展具有高度社会责任感、良好职业道德和人文素养，具备</w:t>
      </w:r>
      <w:r>
        <w:rPr>
          <w:rFonts w:hint="eastAsia" w:ascii="宋体" w:hAnsi="宋体"/>
          <w:color w:val="000000" w:themeColor="text1"/>
          <w:szCs w:val="21"/>
          <w:highlight w:val="none"/>
          <w14:textFill>
            <w14:solidFill>
              <w14:schemeClr w14:val="tx1"/>
            </w14:solidFill>
          </w14:textFill>
        </w:rPr>
        <w:t>厚积博学意识、时代创新精神、良好职业道德、勤奋务实作风、基础理论宽厚、执业知识全面、专业素质过硬，具备良好设计创作能力、实践应用能力、</w:t>
      </w:r>
      <w:r>
        <w:rPr>
          <w:rFonts w:hint="eastAsia" w:ascii="宋体" w:hAnsi="宋体"/>
          <w:color w:val="000000" w:themeColor="text1"/>
          <w:szCs w:val="21"/>
          <w:highlight w:val="none"/>
          <w:lang w:val="en-US" w:eastAsia="zh-CN"/>
          <w14:textFill>
            <w14:solidFill>
              <w14:schemeClr w14:val="tx1"/>
            </w14:solidFill>
          </w14:textFill>
        </w:rPr>
        <w:t>职业</w:t>
      </w:r>
      <w:r>
        <w:rPr>
          <w:rFonts w:hint="eastAsia" w:ascii="宋体" w:hAnsi="宋体"/>
          <w:color w:val="000000" w:themeColor="text1"/>
          <w:szCs w:val="21"/>
          <w:highlight w:val="none"/>
          <w14:textFill>
            <w14:solidFill>
              <w14:schemeClr w14:val="tx1"/>
            </w14:solidFill>
          </w14:textFill>
        </w:rPr>
        <w:t>适应能力的应用型人才。</w:t>
      </w:r>
      <w:r>
        <w:rPr>
          <w:rFonts w:hint="eastAsia" w:ascii="宋体" w:hAnsi="宋体"/>
          <w:bCs/>
          <w:color w:val="000000" w:themeColor="text1"/>
          <w:szCs w:val="21"/>
          <w:highlight w:val="none"/>
          <w14:textFill>
            <w14:solidFill>
              <w14:schemeClr w14:val="tx1"/>
            </w14:solidFill>
          </w14:textFill>
        </w:rPr>
        <w:t>毕业生能够在</w:t>
      </w:r>
      <w:r>
        <w:rPr>
          <w:rFonts w:hint="eastAsia" w:ascii="宋体" w:hAnsi="宋体"/>
          <w:color w:val="000000" w:themeColor="text1"/>
          <w:szCs w:val="21"/>
          <w:highlight w:val="none"/>
          <w14:textFill>
            <w14:solidFill>
              <w14:schemeClr w14:val="tx1"/>
            </w14:solidFill>
          </w14:textFill>
        </w:rPr>
        <w:t>建筑设计院、规划设计院、建筑科学研究院或高等院校</w:t>
      </w:r>
      <w:r>
        <w:rPr>
          <w:rFonts w:hint="eastAsia" w:ascii="宋体" w:hAnsi="宋体"/>
          <w:bCs/>
          <w:color w:val="000000" w:themeColor="text1"/>
          <w:szCs w:val="21"/>
          <w:highlight w:val="none"/>
          <w14:textFill>
            <w14:solidFill>
              <w14:schemeClr w14:val="tx1"/>
            </w14:solidFill>
          </w14:textFill>
        </w:rPr>
        <w:t>从事</w:t>
      </w:r>
      <w:r>
        <w:rPr>
          <w:rFonts w:hint="eastAsia" w:ascii="宋体" w:hAnsi="宋体"/>
          <w:color w:val="000000" w:themeColor="text1"/>
          <w:szCs w:val="21"/>
          <w:highlight w:val="none"/>
          <w14:textFill>
            <w14:solidFill>
              <w14:schemeClr w14:val="tx1"/>
            </w14:solidFill>
          </w14:textFill>
        </w:rPr>
        <w:t>建筑群体规划及建筑设计方面的工程</w:t>
      </w:r>
      <w:r>
        <w:rPr>
          <w:rFonts w:hint="eastAsia" w:ascii="宋体" w:hAnsi="宋体"/>
          <w:color w:val="000000" w:themeColor="text1"/>
          <w:szCs w:val="21"/>
          <w:highlight w:val="none"/>
          <w:lang w:val="en-US" w:eastAsia="zh-CN"/>
          <w14:textFill>
            <w14:solidFill>
              <w14:schemeClr w14:val="tx1"/>
            </w14:solidFill>
          </w14:textFill>
        </w:rPr>
        <w:t>实践</w:t>
      </w:r>
      <w:r>
        <w:rPr>
          <w:rFonts w:hint="eastAsia" w:ascii="宋体" w:hAnsi="宋体"/>
          <w:color w:val="000000" w:themeColor="text1"/>
          <w:szCs w:val="21"/>
          <w:highlight w:val="none"/>
          <w14:textFill>
            <w14:solidFill>
              <w14:schemeClr w14:val="tx1"/>
            </w14:solidFill>
          </w14:textFill>
        </w:rPr>
        <w:t>或教学、科研工作，或在政府城市管理部门从事相关管理工作的</w:t>
      </w:r>
      <w:r>
        <w:rPr>
          <w:rFonts w:hint="eastAsia" w:ascii="宋体" w:hAnsi="宋体"/>
          <w:bCs/>
          <w:color w:val="000000" w:themeColor="text1"/>
          <w:szCs w:val="21"/>
          <w:highlight w:val="none"/>
          <w14:textFill>
            <w14:solidFill>
              <w14:schemeClr w14:val="tx1"/>
            </w14:solidFill>
          </w14:textFill>
        </w:rPr>
        <w:t>高素质</w:t>
      </w:r>
      <w:r>
        <w:rPr>
          <w:rFonts w:hint="eastAsia" w:ascii="宋体" w:hAnsi="宋体"/>
          <w:color w:val="000000" w:themeColor="text1"/>
          <w:szCs w:val="21"/>
          <w:highlight w:val="none"/>
          <w14:textFill>
            <w14:solidFill>
              <w14:schemeClr w14:val="tx1"/>
            </w14:solidFill>
          </w14:textFill>
        </w:rPr>
        <w:t>应用型</w:t>
      </w:r>
      <w:r>
        <w:rPr>
          <w:rFonts w:hint="eastAsia" w:ascii="宋体" w:hAnsi="宋体"/>
          <w:bCs/>
          <w:color w:val="000000" w:themeColor="text1"/>
          <w:szCs w:val="21"/>
          <w:highlight w:val="none"/>
          <w14:textFill>
            <w14:solidFill>
              <w14:schemeClr w14:val="tx1"/>
            </w14:solidFill>
          </w14:textFill>
        </w:rPr>
        <w:t>人才</w:t>
      </w:r>
      <w:r>
        <w:rPr>
          <w:rFonts w:hint="eastAsia" w:ascii="宋体" w:hAnsi="宋体"/>
          <w:bCs/>
          <w:color w:val="000000" w:themeColor="text1"/>
          <w:szCs w:val="21"/>
          <w:highlight w:val="none"/>
          <w:lang w:eastAsia="zh-CN"/>
          <w14:textFill>
            <w14:solidFill>
              <w14:schemeClr w14:val="tx1"/>
            </w14:solidFill>
          </w14:textFill>
        </w:rPr>
        <w:t>。</w:t>
      </w:r>
    </w:p>
    <w:p w14:paraId="19B8D996">
      <w:pPr>
        <w:adjustRightInd w:val="0"/>
        <w:snapToGrid w:val="0"/>
        <w:spacing w:line="440" w:lineRule="exact"/>
        <w:ind w:firstLine="420" w:firstLineChars="200"/>
        <w:jc w:val="left"/>
        <w:rPr>
          <w:rFonts w:hint="eastAsia" w:ascii="宋体" w:hAnsi="宋体"/>
          <w:bCs/>
          <w:color w:val="000000" w:themeColor="text1"/>
          <w:szCs w:val="21"/>
          <w:highlight w:val="none"/>
          <w:lang w:eastAsia="zh-CN"/>
          <w14:textFill>
            <w14:solidFill>
              <w14:schemeClr w14:val="tx1"/>
            </w14:solidFill>
          </w14:textFill>
        </w:rPr>
      </w:pPr>
      <w:r>
        <w:rPr>
          <w:rFonts w:hint="eastAsia"/>
          <w:color w:val="000000" w:themeColor="text1"/>
          <w:sz w:val="21"/>
          <w:szCs w:val="24"/>
          <w:highlight w:val="none"/>
          <w14:textFill>
            <w14:solidFill>
              <w14:schemeClr w14:val="tx1"/>
            </w14:solidFill>
          </w14:textFill>
        </w:rPr>
        <w:t>本专业</w:t>
      </w:r>
      <w:r>
        <w:rPr>
          <w:color w:val="000000" w:themeColor="text1"/>
          <w:sz w:val="21"/>
          <w:szCs w:val="24"/>
          <w:highlight w:val="none"/>
          <w14:textFill>
            <w14:solidFill>
              <w14:schemeClr w14:val="tx1"/>
            </w14:solidFill>
          </w14:textFill>
        </w:rPr>
        <w:t>学生毕业后</w:t>
      </w:r>
      <w:r>
        <w:rPr>
          <w:rFonts w:hint="eastAsia"/>
          <w:color w:val="000000" w:themeColor="text1"/>
          <w:sz w:val="21"/>
          <w:szCs w:val="24"/>
          <w:highlight w:val="none"/>
          <w14:textFill>
            <w14:solidFill>
              <w14:schemeClr w14:val="tx1"/>
            </w14:solidFill>
          </w14:textFill>
        </w:rPr>
        <w:t>5年左右</w:t>
      </w:r>
      <w:r>
        <w:rPr>
          <w:color w:val="000000" w:themeColor="text1"/>
          <w:sz w:val="21"/>
          <w:szCs w:val="24"/>
          <w:highlight w:val="none"/>
          <w14:textFill>
            <w14:solidFill>
              <w14:schemeClr w14:val="tx1"/>
            </w14:solidFill>
          </w14:textFill>
        </w:rPr>
        <w:t>，</w:t>
      </w:r>
      <w:r>
        <w:rPr>
          <w:rFonts w:hint="eastAsia"/>
          <w:color w:val="000000" w:themeColor="text1"/>
          <w:sz w:val="21"/>
          <w:szCs w:val="24"/>
          <w:highlight w:val="none"/>
          <w14:textFill>
            <w14:solidFill>
              <w14:schemeClr w14:val="tx1"/>
            </w14:solidFill>
          </w14:textFill>
        </w:rPr>
        <w:t>预期</w:t>
      </w:r>
      <w:r>
        <w:rPr>
          <w:color w:val="000000" w:themeColor="text1"/>
          <w:sz w:val="21"/>
          <w:szCs w:val="24"/>
          <w:highlight w:val="none"/>
          <w14:textFill>
            <w14:solidFill>
              <w14:schemeClr w14:val="tx1"/>
            </w14:solidFill>
          </w14:textFill>
        </w:rPr>
        <w:t>达到以下目标：</w:t>
      </w:r>
    </w:p>
    <w:p w14:paraId="57E1FE08">
      <w:pPr>
        <w:autoSpaceDE w:val="0"/>
        <w:autoSpaceDN w:val="0"/>
        <w:adjustRightInd w:val="0"/>
        <w:spacing w:line="360" w:lineRule="auto"/>
        <w:ind w:firstLine="420" w:firstLineChars="2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val="en-US" w:eastAsia="zh-CN"/>
          <w14:textFill>
            <w14:solidFill>
              <w14:schemeClr w14:val="tx1"/>
            </w14:solidFill>
          </w14:textFill>
        </w:rPr>
        <w:t xml:space="preserve">目标 1：以提升学生应用型设计能力为重点，培养热爱建筑事业、关怀人类生存环境与社会整体利益，具有扎实的建筑设计理论知识和基本技能，能系统解决建筑学领域复杂工程问题的人才； </w:t>
      </w:r>
    </w:p>
    <w:p w14:paraId="61662A4D">
      <w:pPr>
        <w:autoSpaceDE w:val="0"/>
        <w:autoSpaceDN w:val="0"/>
        <w:adjustRightInd w:val="0"/>
        <w:spacing w:line="360" w:lineRule="auto"/>
        <w:ind w:firstLine="420" w:firstLineChars="2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val="en-US" w:eastAsia="zh-CN"/>
          <w14:textFill>
            <w14:solidFill>
              <w14:schemeClr w14:val="tx1"/>
            </w14:solidFill>
          </w14:textFill>
        </w:rPr>
        <w:t xml:space="preserve">目标 2：掌握建筑设计相关的原理与方法，以及与此相关的城市规划、城市设计、景观设计、建筑历史、结构、构造、材料、技术、经济等方面的专业知识； </w:t>
      </w:r>
    </w:p>
    <w:p w14:paraId="51B64A57">
      <w:pPr>
        <w:autoSpaceDE w:val="0"/>
        <w:autoSpaceDN w:val="0"/>
        <w:adjustRightInd w:val="0"/>
        <w:spacing w:line="360" w:lineRule="auto"/>
        <w:ind w:firstLine="420" w:firstLineChars="2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val="en-US" w:eastAsia="zh-CN"/>
          <w14:textFill>
            <w14:solidFill>
              <w14:schemeClr w14:val="tx1"/>
            </w14:solidFill>
          </w14:textFill>
        </w:rPr>
        <w:t xml:space="preserve">目标 3：培养实践和创新相结合，具有良好的奉献精神、职业道德和团队意识，以及多种职业适应能力的应用型高级技术人才； </w:t>
      </w:r>
    </w:p>
    <w:p w14:paraId="37D3C9CF">
      <w:pPr>
        <w:autoSpaceDE w:val="0"/>
        <w:autoSpaceDN w:val="0"/>
        <w:adjustRightInd w:val="0"/>
        <w:spacing w:line="360" w:lineRule="auto"/>
        <w:ind w:firstLine="420" w:firstLineChars="2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val="en-US" w:eastAsia="zh-CN"/>
          <w14:textFill>
            <w14:solidFill>
              <w14:schemeClr w14:val="tx1"/>
            </w14:solidFill>
          </w14:textFill>
        </w:rPr>
        <w:t>目标 4：培养经过严格建筑设计专业技术训练，具有终身学习能力，能够适应行业发展、具有忠诚、向上的建筑学专业技术人才。</w:t>
      </w:r>
    </w:p>
    <w:p w14:paraId="6D992D6A">
      <w:pPr>
        <w:autoSpaceDE w:val="0"/>
        <w:autoSpaceDN w:val="0"/>
        <w:adjustRightInd w:val="0"/>
        <w:spacing w:line="360" w:lineRule="auto"/>
        <w:ind w:firstLine="480" w:firstLineChars="200"/>
        <w:rPr>
          <w:rFonts w:eastAsia="黑体"/>
          <w:bCs/>
          <w:color w:val="000000" w:themeColor="text1"/>
          <w:sz w:val="24"/>
          <w:highlight w:val="none"/>
          <w14:textFill>
            <w14:solidFill>
              <w14:schemeClr w14:val="tx1"/>
            </w14:solidFill>
          </w14:textFill>
        </w:rPr>
      </w:pPr>
      <w:r>
        <w:rPr>
          <w:rFonts w:hint="eastAsia" w:eastAsia="黑体"/>
          <w:bCs/>
          <w:color w:val="000000" w:themeColor="text1"/>
          <w:sz w:val="24"/>
          <w:highlight w:val="none"/>
          <w14:textFill>
            <w14:solidFill>
              <w14:schemeClr w14:val="tx1"/>
            </w14:solidFill>
          </w14:textFill>
        </w:rPr>
        <w:t>三、毕业要求</w:t>
      </w:r>
    </w:p>
    <w:p w14:paraId="758E9B06">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本专业学生主要学习建筑设计的基本理论和基本知识，掌握建筑构造、建筑力学、建筑结构的基本知识。接受工程实践的基本训练，掌握审美判析、设计表述、组织管理、独立工作、人际交往、团队合作等基本能力，养成关注人类生存环境，具有良好的生态、环境保护意识的综合素质。</w:t>
      </w:r>
    </w:p>
    <w:p w14:paraId="6A97FB00">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本专业毕业生应掌握的知识、具备的能力和养成的素质：</w:t>
      </w:r>
    </w:p>
    <w:p w14:paraId="3F16BE58">
      <w:pPr>
        <w:autoSpaceDE w:val="0"/>
        <w:autoSpaceDN w:val="0"/>
        <w:adjustRightInd w:val="0"/>
        <w:spacing w:line="360" w:lineRule="auto"/>
        <w:ind w:firstLine="422" w:firstLineChars="200"/>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1.毕业生应掌握的知识</w:t>
      </w:r>
    </w:p>
    <w:p w14:paraId="0078DE54">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1-</w:t>
      </w:r>
      <w:r>
        <w:rPr>
          <w:rFonts w:hint="eastAsia" w:ascii="宋体" w:hAnsi="宋体"/>
          <w:bCs/>
          <w:color w:val="000000" w:themeColor="text1"/>
          <w:szCs w:val="21"/>
          <w:highlight w:val="none"/>
          <w14:textFill>
            <w14:solidFill>
              <w14:schemeClr w14:val="tx1"/>
            </w14:solidFill>
          </w14:textFill>
        </w:rPr>
        <w:t>1：掌握建筑设计的基本理论、基本知识；</w:t>
      </w:r>
    </w:p>
    <w:p w14:paraId="3A28960D">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1-</w:t>
      </w:r>
      <w:r>
        <w:rPr>
          <w:rFonts w:hint="eastAsia" w:ascii="宋体" w:hAnsi="宋体"/>
          <w:bCs/>
          <w:color w:val="000000" w:themeColor="text1"/>
          <w:szCs w:val="21"/>
          <w:highlight w:val="none"/>
          <w14:textFill>
            <w14:solidFill>
              <w14:schemeClr w14:val="tx1"/>
            </w14:solidFill>
          </w14:textFill>
        </w:rPr>
        <w:t>2：掌握建筑设计的基本技能和设计方法，</w:t>
      </w:r>
      <w:r>
        <w:rPr>
          <w:rFonts w:hint="eastAsia" w:ascii="宋体" w:hAnsi="宋体"/>
          <w:bCs/>
          <w:color w:val="000000" w:themeColor="text1"/>
          <w:szCs w:val="21"/>
          <w:highlight w:val="none"/>
          <w:lang w:val="en-US" w:eastAsia="zh-CN"/>
          <w14:textFill>
            <w14:solidFill>
              <w14:schemeClr w14:val="tx1"/>
            </w14:solidFill>
          </w14:textFill>
        </w:rPr>
        <w:t>熟悉</w:t>
      </w:r>
      <w:r>
        <w:rPr>
          <w:rFonts w:hint="eastAsia" w:ascii="宋体" w:hAnsi="宋体"/>
          <w:bCs/>
          <w:color w:val="000000" w:themeColor="text1"/>
          <w:szCs w:val="21"/>
          <w:highlight w:val="none"/>
          <w14:textFill>
            <w14:solidFill>
              <w14:schemeClr w14:val="tx1"/>
            </w14:solidFill>
          </w14:textFill>
        </w:rPr>
        <w:t>城市设计的基本方法；</w:t>
      </w:r>
    </w:p>
    <w:p w14:paraId="30FF988D">
      <w:pPr>
        <w:autoSpaceDE w:val="0"/>
        <w:autoSpaceDN w:val="0"/>
        <w:adjustRightInd w:val="0"/>
        <w:spacing w:line="360" w:lineRule="auto"/>
        <w:ind w:firstLine="420" w:firstLineChars="200"/>
        <w:rPr>
          <w:rFonts w:hint="eastAsia" w:ascii="宋体" w:hAnsi="宋体" w:eastAsia="宋体"/>
          <w:bCs/>
          <w:color w:val="000000" w:themeColor="text1"/>
          <w:szCs w:val="21"/>
          <w:highlight w:val="none"/>
          <w:lang w:eastAsia="zh-CN"/>
          <w14:textFill>
            <w14:solidFill>
              <w14:schemeClr w14:val="tx1"/>
            </w14:solidFill>
          </w14:textFill>
        </w:rPr>
      </w:pPr>
      <w:r>
        <w:rPr>
          <w:rFonts w:ascii="宋体" w:hAnsi="宋体"/>
          <w:bCs/>
          <w:color w:val="000000" w:themeColor="text1"/>
          <w:szCs w:val="21"/>
          <w:highlight w:val="none"/>
          <w14:textFill>
            <w14:solidFill>
              <w14:schemeClr w14:val="tx1"/>
            </w14:solidFill>
          </w14:textFill>
        </w:rPr>
        <w:t>1-3</w:t>
      </w:r>
      <w:r>
        <w:rPr>
          <w:rFonts w:hint="eastAsia" w:ascii="宋体" w:hAnsi="宋体"/>
          <w:bCs/>
          <w:color w:val="000000" w:themeColor="text1"/>
          <w:szCs w:val="21"/>
          <w:highlight w:val="none"/>
          <w14:textFill>
            <w14:solidFill>
              <w14:schemeClr w14:val="tx1"/>
            </w14:solidFill>
          </w14:textFill>
        </w:rPr>
        <w:t>：</w:t>
      </w:r>
      <w:r>
        <w:rPr>
          <w:rFonts w:hint="eastAsia" w:ascii="宋体" w:hAnsi="宋体"/>
          <w:bCs/>
          <w:color w:val="000000" w:themeColor="text1"/>
          <w:szCs w:val="21"/>
          <w:highlight w:val="none"/>
          <w:lang w:val="en-US" w:eastAsia="zh-CN"/>
          <w14:textFill>
            <w14:solidFill>
              <w14:schemeClr w14:val="tx1"/>
            </w14:solidFill>
          </w14:textFill>
        </w:rPr>
        <w:t>了解</w:t>
      </w:r>
      <w:r>
        <w:rPr>
          <w:rFonts w:hint="eastAsia" w:ascii="宋体" w:hAnsi="宋体"/>
          <w:bCs/>
          <w:color w:val="000000" w:themeColor="text1"/>
          <w:szCs w:val="21"/>
          <w:highlight w:val="none"/>
          <w14:textFill>
            <w14:solidFill>
              <w14:schemeClr w14:val="tx1"/>
            </w14:solidFill>
          </w14:textFill>
        </w:rPr>
        <w:t>与建筑设计和城乡规划相关的方针、政策和法规</w:t>
      </w:r>
      <w:r>
        <w:rPr>
          <w:rFonts w:hint="eastAsia" w:ascii="宋体" w:hAnsi="宋体"/>
          <w:bCs/>
          <w:color w:val="000000" w:themeColor="text1"/>
          <w:szCs w:val="21"/>
          <w:highlight w:val="none"/>
          <w:lang w:eastAsia="zh-CN"/>
          <w14:textFill>
            <w14:solidFill>
              <w14:schemeClr w14:val="tx1"/>
            </w14:solidFill>
          </w14:textFill>
        </w:rPr>
        <w:t>。</w:t>
      </w:r>
    </w:p>
    <w:p w14:paraId="2B8036BB">
      <w:pPr>
        <w:autoSpaceDE w:val="0"/>
        <w:autoSpaceDN w:val="0"/>
        <w:adjustRightInd w:val="0"/>
        <w:spacing w:line="360" w:lineRule="auto"/>
        <w:ind w:firstLine="422" w:firstLineChars="200"/>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2.毕业生应具备的能力</w:t>
      </w:r>
    </w:p>
    <w:p w14:paraId="03AA10AD">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2-1</w:t>
      </w:r>
      <w:r>
        <w:rPr>
          <w:rFonts w:hint="eastAsia" w:ascii="宋体" w:hAnsi="宋体"/>
          <w:bCs/>
          <w:color w:val="000000" w:themeColor="text1"/>
          <w:szCs w:val="21"/>
          <w:highlight w:val="none"/>
          <w14:textFill>
            <w14:solidFill>
              <w14:schemeClr w14:val="tx1"/>
            </w14:solidFill>
          </w14:textFill>
        </w:rPr>
        <w:t>：具有获得及应用知识的能力</w:t>
      </w:r>
    </w:p>
    <w:p w14:paraId="24999CDB">
      <w:pPr>
        <w:autoSpaceDE w:val="0"/>
        <w:autoSpaceDN w:val="0"/>
        <w:adjustRightInd w:val="0"/>
        <w:spacing w:line="360" w:lineRule="auto"/>
        <w:ind w:firstLine="420" w:firstLineChars="200"/>
        <w:rPr>
          <w:rFonts w:hint="eastAsia" w:ascii="宋体" w:hAnsi="宋体" w:eastAsia="宋体"/>
          <w:bCs/>
          <w:color w:val="000000" w:themeColor="text1"/>
          <w:szCs w:val="21"/>
          <w:highlight w:val="none"/>
          <w:lang w:eastAsia="zh-CN"/>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具有获得信息、拓展知识领域、自主学习并不断提升的能力</w:t>
      </w:r>
      <w:r>
        <w:rPr>
          <w:rFonts w:hint="eastAsia" w:ascii="宋体" w:hAnsi="宋体"/>
          <w:bCs/>
          <w:color w:val="000000" w:themeColor="text1"/>
          <w:szCs w:val="21"/>
          <w:highlight w:val="none"/>
          <w:lang w:eastAsia="zh-CN"/>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具有根据相关知识和要求，进行调查研究、提出问题、分析问题、解决问题并完成设计方案的能力</w:t>
      </w:r>
      <w:r>
        <w:rPr>
          <w:rFonts w:hint="eastAsia" w:ascii="宋体" w:hAnsi="宋体"/>
          <w:bCs/>
          <w:color w:val="000000" w:themeColor="text1"/>
          <w:szCs w:val="21"/>
          <w:highlight w:val="none"/>
          <w:lang w:eastAsia="zh-CN"/>
          <w14:textFill>
            <w14:solidFill>
              <w14:schemeClr w14:val="tx1"/>
            </w14:solidFill>
          </w14:textFill>
        </w:rPr>
        <w:t>。</w:t>
      </w:r>
    </w:p>
    <w:p w14:paraId="40C0E4A8">
      <w:pPr>
        <w:autoSpaceDE w:val="0"/>
        <w:autoSpaceDN w:val="0"/>
        <w:adjustRightInd w:val="0"/>
        <w:spacing w:line="360" w:lineRule="auto"/>
        <w:ind w:firstLine="420" w:firstLineChars="200"/>
        <w:rPr>
          <w:rFonts w:hint="eastAsia" w:ascii="宋体" w:hAnsi="宋体" w:eastAsia="宋体"/>
          <w:bCs/>
          <w:color w:val="000000" w:themeColor="text1"/>
          <w:szCs w:val="21"/>
          <w:highlight w:val="none"/>
          <w:lang w:eastAsia="zh-CN"/>
          <w14:textFill>
            <w14:solidFill>
              <w14:schemeClr w14:val="tx1"/>
            </w14:solidFill>
          </w14:textFill>
        </w:rPr>
      </w:pPr>
      <w:r>
        <w:rPr>
          <w:rFonts w:ascii="宋体" w:hAnsi="宋体"/>
          <w:bCs/>
          <w:color w:val="000000" w:themeColor="text1"/>
          <w:szCs w:val="21"/>
          <w:highlight w:val="none"/>
          <w14:textFill>
            <w14:solidFill>
              <w14:schemeClr w14:val="tx1"/>
            </w14:solidFill>
          </w14:textFill>
        </w:rPr>
        <w:t>2-</w:t>
      </w:r>
      <w:r>
        <w:rPr>
          <w:rFonts w:hint="eastAsia" w:ascii="宋体" w:hAnsi="宋体"/>
          <w:bCs/>
          <w:color w:val="000000" w:themeColor="text1"/>
          <w:szCs w:val="21"/>
          <w:highlight w:val="none"/>
          <w14:textFill>
            <w14:solidFill>
              <w14:schemeClr w14:val="tx1"/>
            </w14:solidFill>
          </w14:textFill>
        </w:rPr>
        <w:t>2：具有较强的动手能力和解决实际问题的能力</w:t>
      </w:r>
      <w:r>
        <w:rPr>
          <w:rFonts w:hint="eastAsia" w:ascii="宋体" w:hAnsi="宋体"/>
          <w:bCs/>
          <w:color w:val="000000" w:themeColor="text1"/>
          <w:szCs w:val="21"/>
          <w:highlight w:val="none"/>
          <w:lang w:eastAsia="zh-CN"/>
          <w14:textFill>
            <w14:solidFill>
              <w14:schemeClr w14:val="tx1"/>
            </w14:solidFill>
          </w14:textFill>
        </w:rPr>
        <w:t>；</w:t>
      </w:r>
    </w:p>
    <w:p w14:paraId="0D1DBF00">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2-</w:t>
      </w:r>
      <w:r>
        <w:rPr>
          <w:rFonts w:hint="eastAsia" w:ascii="宋体" w:hAnsi="宋体"/>
          <w:bCs/>
          <w:color w:val="000000" w:themeColor="text1"/>
          <w:szCs w:val="21"/>
          <w:highlight w:val="none"/>
          <w14:textFill>
            <w14:solidFill>
              <w14:schemeClr w14:val="tx1"/>
            </w14:solidFill>
          </w14:textFill>
        </w:rPr>
        <w:t>3：表达和协调的能力</w:t>
      </w:r>
    </w:p>
    <w:p w14:paraId="738D0B1B">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具有图形、文字、口语等表达设计的综合能力，具有一定的与工程项目相关的组织、协调、合作和沟通的能力。</w:t>
      </w:r>
    </w:p>
    <w:p w14:paraId="39391A99">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2-</w:t>
      </w:r>
      <w:r>
        <w:rPr>
          <w:rFonts w:hint="eastAsia" w:ascii="宋体" w:hAnsi="宋体"/>
          <w:bCs/>
          <w:color w:val="000000" w:themeColor="text1"/>
          <w:szCs w:val="21"/>
          <w:highlight w:val="none"/>
          <w14:textFill>
            <w14:solidFill>
              <w14:schemeClr w14:val="tx1"/>
            </w14:solidFill>
          </w14:textFill>
        </w:rPr>
        <w:t>4：创新的意识和能力</w:t>
      </w:r>
    </w:p>
    <w:p w14:paraId="4BBEA12D">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具备创新意识，具有开放的视野、批判的意识、敏锐的思维及与之相应的创新设计能力。</w:t>
      </w:r>
    </w:p>
    <w:p w14:paraId="5652A330">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2</w:t>
      </w:r>
      <w:r>
        <w:rPr>
          <w:rFonts w:ascii="宋体" w:hAnsi="宋体"/>
          <w:bCs/>
          <w:color w:val="000000" w:themeColor="text1"/>
          <w:szCs w:val="21"/>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5：具有初步的科学研究和实际工作能力，具有一定的批判性思维能力</w:t>
      </w:r>
    </w:p>
    <w:p w14:paraId="716DA442">
      <w:pPr>
        <w:autoSpaceDE w:val="0"/>
        <w:autoSpaceDN w:val="0"/>
        <w:adjustRightInd w:val="0"/>
        <w:spacing w:line="360" w:lineRule="auto"/>
        <w:ind w:firstLine="422" w:firstLineChars="200"/>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3.毕业生应养成的素质</w:t>
      </w:r>
    </w:p>
    <w:p w14:paraId="32817B39">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3-1</w:t>
      </w:r>
      <w:r>
        <w:rPr>
          <w:rFonts w:hint="eastAsia" w:ascii="宋体" w:hAnsi="宋体"/>
          <w:bCs/>
          <w:color w:val="000000" w:themeColor="text1"/>
          <w:szCs w:val="21"/>
          <w:highlight w:val="none"/>
          <w14:textFill>
            <w14:solidFill>
              <w14:schemeClr w14:val="tx1"/>
            </w14:solidFill>
          </w14:textFill>
        </w:rPr>
        <w:t>：坚持正确的政治方向、遵纪守法，愿为人民幸福、国家富强服务；有正确的世界观和积极的人生观。诚实正直，具有良好的团队合作精神。关注人类生存环境，具有良好的生态、环境保护意识。</w:t>
      </w:r>
    </w:p>
    <w:p w14:paraId="41B10B85">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3-</w:t>
      </w:r>
      <w:r>
        <w:rPr>
          <w:rFonts w:hint="eastAsia" w:ascii="宋体" w:hAnsi="宋体"/>
          <w:bCs/>
          <w:color w:val="000000" w:themeColor="text1"/>
          <w:szCs w:val="21"/>
          <w:highlight w:val="none"/>
          <w14:textFill>
            <w14:solidFill>
              <w14:schemeClr w14:val="tx1"/>
            </w14:solidFill>
          </w14:textFill>
        </w:rPr>
        <w:t>2：具有较丰富的人文学科知识、良好的艺术修养，熟悉中外优秀文化，具有国际视野和与时俱进的现代意识。</w:t>
      </w:r>
    </w:p>
    <w:p w14:paraId="78553F33">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3-</w:t>
      </w:r>
      <w:r>
        <w:rPr>
          <w:rFonts w:hint="eastAsia" w:ascii="宋体" w:hAnsi="宋体"/>
          <w:bCs/>
          <w:color w:val="000000" w:themeColor="text1"/>
          <w:szCs w:val="21"/>
          <w:highlight w:val="none"/>
          <w14:textFill>
            <w14:solidFill>
              <w14:schemeClr w14:val="tx1"/>
            </w14:solidFill>
          </w14:textFill>
        </w:rPr>
        <w:t>3：具备科学思维，掌握一定的设计与研究方法，在专业领域具有较好的综合素质。</w:t>
      </w:r>
    </w:p>
    <w:p w14:paraId="656FE260">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3-</w:t>
      </w:r>
      <w:r>
        <w:rPr>
          <w:rFonts w:hint="eastAsia" w:ascii="宋体" w:hAnsi="宋体"/>
          <w:bCs/>
          <w:color w:val="000000" w:themeColor="text1"/>
          <w:szCs w:val="21"/>
          <w:highlight w:val="none"/>
          <w14:textFill>
            <w14:solidFill>
              <w14:schemeClr w14:val="tx1"/>
            </w14:solidFill>
          </w14:textFill>
        </w:rPr>
        <w:t>4：具备良好的人际交往能力和心理素质，具有健康的体魄和良好的生活习惯。</w:t>
      </w:r>
    </w:p>
    <w:p w14:paraId="3FFD1E0C">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四、主干学科</w:t>
      </w:r>
    </w:p>
    <w:p w14:paraId="52FC944A">
      <w:pPr>
        <w:autoSpaceDE w:val="0"/>
        <w:autoSpaceDN w:val="0"/>
        <w:adjustRightInd w:val="0"/>
        <w:spacing w:line="360" w:lineRule="auto"/>
        <w:ind w:firstLine="420" w:firstLineChars="200"/>
        <w:rPr>
          <w:rFonts w:hint="eastAsia" w:ascii="宋体" w:hAnsi="宋体" w:eastAsia="宋体"/>
          <w:bCs/>
          <w:color w:val="000000" w:themeColor="text1"/>
          <w:szCs w:val="21"/>
          <w:highlight w:val="none"/>
          <w:lang w:val="en-US" w:eastAsia="zh-CN"/>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建筑</w:t>
      </w:r>
      <w:r>
        <w:rPr>
          <w:rFonts w:hint="eastAsia" w:ascii="宋体" w:hAnsi="宋体"/>
          <w:bCs/>
          <w:color w:val="000000" w:themeColor="text1"/>
          <w:szCs w:val="21"/>
          <w:highlight w:val="none"/>
          <w:lang w:val="en-US" w:eastAsia="zh-CN"/>
          <w14:textFill>
            <w14:solidFill>
              <w14:schemeClr w14:val="tx1"/>
            </w14:solidFill>
          </w14:textFill>
        </w:rPr>
        <w:t>学</w:t>
      </w:r>
      <w:del w:id="0" w:author="杰" w:date="2025-08-27T17:09:32Z">
        <w:r>
          <w:rPr>
            <w:rFonts w:hint="eastAsia" w:ascii="宋体" w:hAnsi="宋体"/>
            <w:bCs/>
            <w:color w:val="auto"/>
            <w:szCs w:val="21"/>
            <w:highlight w:val="none"/>
            <w:lang w:val="en-US" w:eastAsia="zh-CN"/>
          </w:rPr>
          <w:delText>。</w:delText>
        </w:r>
      </w:del>
    </w:p>
    <w:p w14:paraId="232909C8">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五、标准学制</w:t>
      </w:r>
    </w:p>
    <w:p w14:paraId="7C02B973">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五年</w:t>
      </w:r>
      <w:del w:id="1" w:author="杰" w:date="2025-08-27T17:09:32Z">
        <w:r>
          <w:rPr>
            <w:rFonts w:hint="eastAsia" w:ascii="宋体" w:hAnsi="宋体"/>
            <w:bCs/>
            <w:color w:val="auto"/>
            <w:szCs w:val="21"/>
            <w:highlight w:val="none"/>
            <w:lang w:eastAsia="zh-CN"/>
          </w:rPr>
          <w:delText>。</w:delText>
        </w:r>
      </w:del>
    </w:p>
    <w:p w14:paraId="4476348E">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六、核心课程与主要实践性教学环节</w:t>
      </w:r>
    </w:p>
    <w:p w14:paraId="31921CDF">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核心课程：</w:t>
      </w:r>
      <w:r>
        <w:rPr>
          <w:color w:val="000000" w:themeColor="text1"/>
          <w:kern w:val="1"/>
          <w:szCs w:val="21"/>
          <w:highlight w:val="none"/>
          <w14:textFill>
            <w14:solidFill>
              <w14:schemeClr w14:val="tx1"/>
            </w14:solidFill>
          </w14:textFill>
        </w:rPr>
        <w:t>设计基础</w:t>
      </w:r>
      <w:r>
        <w:rPr>
          <w:rFonts w:hint="eastAsia"/>
          <w:color w:val="000000" w:themeColor="text1"/>
          <w:kern w:val="1"/>
          <w:szCs w:val="21"/>
          <w:highlight w:val="none"/>
          <w14:textFill>
            <w14:solidFill>
              <w14:schemeClr w14:val="tx1"/>
            </w14:solidFill>
          </w14:textFill>
        </w:rPr>
        <w:t>1</w:t>
      </w:r>
      <w:r>
        <w:rPr>
          <w:color w:val="000000" w:themeColor="text1"/>
          <w:kern w:val="1"/>
          <w:szCs w:val="21"/>
          <w:highlight w:val="none"/>
          <w14:textFill>
            <w14:solidFill>
              <w14:schemeClr w14:val="tx1"/>
            </w14:solidFill>
          </w14:textFill>
        </w:rPr>
        <w:t>-</w:t>
      </w:r>
      <w:r>
        <w:rPr>
          <w:rFonts w:hint="eastAsia"/>
          <w:color w:val="000000" w:themeColor="text1"/>
          <w:kern w:val="1"/>
          <w:szCs w:val="21"/>
          <w:highlight w:val="none"/>
          <w14:textFill>
            <w14:solidFill>
              <w14:schemeClr w14:val="tx1"/>
            </w14:solidFill>
          </w14:textFill>
        </w:rPr>
        <w:t>2</w:t>
      </w:r>
      <w:r>
        <w:rPr>
          <w:color w:val="000000" w:themeColor="text1"/>
          <w:kern w:val="1"/>
          <w:szCs w:val="21"/>
          <w:highlight w:val="none"/>
          <w14:textFill>
            <w14:solidFill>
              <w14:schemeClr w14:val="tx1"/>
            </w14:solidFill>
          </w14:textFill>
        </w:rPr>
        <w:t>、建筑设计</w:t>
      </w:r>
      <w:r>
        <w:rPr>
          <w:rFonts w:hint="eastAsia"/>
          <w:color w:val="000000" w:themeColor="text1"/>
          <w:kern w:val="1"/>
          <w:szCs w:val="21"/>
          <w:highlight w:val="none"/>
          <w14:textFill>
            <w14:solidFill>
              <w14:schemeClr w14:val="tx1"/>
            </w14:solidFill>
          </w14:textFill>
        </w:rPr>
        <w:t>1</w:t>
      </w:r>
      <w:r>
        <w:rPr>
          <w:color w:val="000000" w:themeColor="text1"/>
          <w:kern w:val="1"/>
          <w:szCs w:val="21"/>
          <w:highlight w:val="none"/>
          <w14:textFill>
            <w14:solidFill>
              <w14:schemeClr w14:val="tx1"/>
            </w14:solidFill>
          </w14:textFill>
        </w:rPr>
        <w:t>-</w:t>
      </w:r>
      <w:r>
        <w:rPr>
          <w:rFonts w:hint="eastAsia"/>
          <w:color w:val="000000" w:themeColor="text1"/>
          <w:kern w:val="1"/>
          <w:szCs w:val="21"/>
          <w:highlight w:val="none"/>
          <w14:textFill>
            <w14:solidFill>
              <w14:schemeClr w14:val="tx1"/>
            </w14:solidFill>
          </w14:textFill>
        </w:rPr>
        <w:t>6</w:t>
      </w:r>
      <w:r>
        <w:rPr>
          <w:color w:val="000000" w:themeColor="text1"/>
          <w:kern w:val="1"/>
          <w:szCs w:val="21"/>
          <w:highlight w:val="none"/>
          <w14:textFill>
            <w14:solidFill>
              <w14:schemeClr w14:val="tx1"/>
            </w14:solidFill>
          </w14:textFill>
        </w:rPr>
        <w:t>、建筑设计原理、中国建筑史、外国建筑史、建筑构造、建筑物理、建筑设备工程、建筑结构与选型等。</w:t>
      </w:r>
    </w:p>
    <w:p w14:paraId="4686DEFE">
      <w:pPr>
        <w:autoSpaceDE w:val="0"/>
        <w:autoSpaceDN w:val="0"/>
        <w:adjustRightInd w:val="0"/>
        <w:spacing w:line="360" w:lineRule="auto"/>
        <w:ind w:firstLine="420" w:firstLineChars="2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主要实践性教学环节：建筑认识实习、美术写生实习、古建筑测绘实习、生产实习、建筑师业务实践等。</w:t>
      </w:r>
    </w:p>
    <w:p w14:paraId="224ED55A">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七、授予学位</w:t>
      </w:r>
    </w:p>
    <w:p w14:paraId="5DDC4021">
      <w:pPr>
        <w:autoSpaceDE w:val="0"/>
        <w:autoSpaceDN w:val="0"/>
        <w:adjustRightInd w:val="0"/>
        <w:spacing w:line="360" w:lineRule="auto"/>
        <w:ind w:firstLine="420" w:firstLineChars="200"/>
        <w:rPr>
          <w:rFonts w:ascii="黑体" w:eastAsia="黑体"/>
          <w:bCs/>
          <w:color w:val="000000" w:themeColor="text1"/>
          <w:sz w:val="24"/>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工学学士学位。</w:t>
      </w:r>
      <w:r>
        <w:rPr>
          <w:rFonts w:ascii="黑体" w:eastAsia="黑体"/>
          <w:bCs/>
          <w:color w:val="000000" w:themeColor="text1"/>
          <w:sz w:val="24"/>
          <w:highlight w:val="none"/>
          <w14:textFill>
            <w14:solidFill>
              <w14:schemeClr w14:val="tx1"/>
            </w14:solidFill>
          </w14:textFill>
        </w:rPr>
        <w:br w:type="page"/>
      </w:r>
    </w:p>
    <w:p w14:paraId="0846AEC3">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八、毕业学分要求</w:t>
      </w:r>
    </w:p>
    <w:p w14:paraId="1D9012CE">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（一）第一课堂</w:t>
      </w:r>
    </w:p>
    <w:tbl>
      <w:tblPr>
        <w:tblStyle w:val="14"/>
        <w:tblW w:w="9068" w:type="dxa"/>
        <w:jc w:val="center"/>
        <w:tblLayout w:type="fixed"/>
        <w:tblCellMar>
          <w:top w:w="0" w:type="dxa"/>
          <w:left w:w="108" w:type="dxa"/>
          <w:bottom w:w="0" w:type="dxa"/>
          <w:right w:w="108" w:type="dxa"/>
        </w:tblCellMar>
      </w:tblPr>
      <w:tblGrid>
        <w:gridCol w:w="1531"/>
        <w:gridCol w:w="1587"/>
        <w:gridCol w:w="850"/>
        <w:gridCol w:w="850"/>
        <w:gridCol w:w="850"/>
        <w:gridCol w:w="850"/>
        <w:gridCol w:w="850"/>
        <w:gridCol w:w="850"/>
        <w:gridCol w:w="850"/>
      </w:tblGrid>
      <w:tr w14:paraId="3D444FB4">
        <w:trPr>
          <w:trHeight w:val="397" w:hRule="atLeast"/>
          <w:jc w:val="center"/>
        </w:trPr>
        <w:tc>
          <w:tcPr>
            <w:tcW w:w="1531" w:type="dxa"/>
            <w:vMerge w:val="restart"/>
            <w:tcBorders>
              <w:top w:val="single" w:color="auto" w:sz="4" w:space="0"/>
              <w:left w:val="single" w:color="auto" w:sz="4" w:space="0"/>
              <w:right w:val="single" w:color="auto" w:sz="4" w:space="0"/>
            </w:tcBorders>
            <w:shd w:val="clear" w:color="auto" w:fill="auto"/>
            <w:vAlign w:val="center"/>
          </w:tcPr>
          <w:p w14:paraId="2177E164">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课程类型</w:t>
            </w:r>
          </w:p>
        </w:tc>
        <w:tc>
          <w:tcPr>
            <w:tcW w:w="1587" w:type="dxa"/>
            <w:vMerge w:val="restart"/>
            <w:tcBorders>
              <w:top w:val="single" w:color="auto" w:sz="4" w:space="0"/>
              <w:left w:val="single" w:color="auto" w:sz="4" w:space="0"/>
              <w:right w:val="single" w:color="auto" w:sz="4" w:space="0"/>
            </w:tcBorders>
            <w:shd w:val="clear" w:color="auto" w:fill="auto"/>
            <w:vAlign w:val="center"/>
          </w:tcPr>
          <w:p w14:paraId="577F4204">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课组名称</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DB9EF8E">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修读</w:t>
            </w:r>
          </w:p>
          <w:p w14:paraId="6D3A3E0D">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方式</w:t>
            </w:r>
          </w:p>
        </w:tc>
        <w:tc>
          <w:tcPr>
            <w:tcW w:w="1700" w:type="dxa"/>
            <w:gridSpan w:val="2"/>
            <w:tcBorders>
              <w:top w:val="single" w:color="auto" w:sz="4" w:space="0"/>
              <w:left w:val="nil"/>
              <w:bottom w:val="single" w:color="auto" w:sz="4" w:space="0"/>
              <w:right w:val="single" w:color="auto" w:sz="4" w:space="0"/>
            </w:tcBorders>
            <w:shd w:val="clear" w:color="auto" w:fill="auto"/>
            <w:vAlign w:val="center"/>
          </w:tcPr>
          <w:p w14:paraId="3705B3F8">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理论教学环节</w:t>
            </w:r>
          </w:p>
        </w:tc>
        <w:tc>
          <w:tcPr>
            <w:tcW w:w="1700" w:type="dxa"/>
            <w:gridSpan w:val="2"/>
            <w:tcBorders>
              <w:top w:val="single" w:color="auto" w:sz="4" w:space="0"/>
              <w:left w:val="nil"/>
              <w:bottom w:val="single" w:color="auto" w:sz="4" w:space="0"/>
              <w:right w:val="single" w:color="auto" w:sz="4" w:space="0"/>
            </w:tcBorders>
            <w:shd w:val="clear" w:color="auto" w:fill="auto"/>
            <w:vAlign w:val="center"/>
          </w:tcPr>
          <w:p w14:paraId="39205B39">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实验实践教学环节</w:t>
            </w:r>
          </w:p>
        </w:tc>
        <w:tc>
          <w:tcPr>
            <w:tcW w:w="850" w:type="dxa"/>
            <w:vMerge w:val="restart"/>
            <w:tcBorders>
              <w:top w:val="single" w:color="auto" w:sz="4" w:space="0"/>
              <w:left w:val="nil"/>
              <w:right w:val="single" w:color="auto" w:sz="4" w:space="0"/>
            </w:tcBorders>
            <w:shd w:val="clear" w:color="auto" w:fill="auto"/>
            <w:vAlign w:val="center"/>
          </w:tcPr>
          <w:p w14:paraId="0E0977AA">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学分</w:t>
            </w:r>
          </w:p>
          <w:p w14:paraId="621A3508">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合计</w:t>
            </w:r>
          </w:p>
        </w:tc>
        <w:tc>
          <w:tcPr>
            <w:tcW w:w="850" w:type="dxa"/>
            <w:vMerge w:val="restart"/>
            <w:tcBorders>
              <w:top w:val="single" w:color="auto" w:sz="4" w:space="0"/>
              <w:left w:val="nil"/>
              <w:right w:val="single" w:color="auto" w:sz="4" w:space="0"/>
            </w:tcBorders>
            <w:shd w:val="clear" w:color="auto" w:fill="auto"/>
            <w:vAlign w:val="center"/>
          </w:tcPr>
          <w:p w14:paraId="0C85F601">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学时</w:t>
            </w:r>
          </w:p>
          <w:p w14:paraId="096E8678">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合计</w:t>
            </w:r>
          </w:p>
        </w:tc>
      </w:tr>
      <w:tr w14:paraId="4C210B7C">
        <w:tblPrEx>
          <w:tblCellMar>
            <w:top w:w="0" w:type="dxa"/>
            <w:left w:w="108" w:type="dxa"/>
            <w:bottom w:w="0" w:type="dxa"/>
            <w:right w:w="108" w:type="dxa"/>
          </w:tblCellMar>
        </w:tblPrEx>
        <w:trPr>
          <w:trHeight w:val="397" w:hRule="atLeast"/>
          <w:jc w:val="center"/>
        </w:trPr>
        <w:tc>
          <w:tcPr>
            <w:tcW w:w="1531" w:type="dxa"/>
            <w:vMerge w:val="continue"/>
            <w:tcBorders>
              <w:left w:val="single" w:color="auto" w:sz="4" w:space="0"/>
              <w:bottom w:val="single" w:color="auto" w:sz="4" w:space="0"/>
              <w:right w:val="single" w:color="auto" w:sz="4" w:space="0"/>
            </w:tcBorders>
            <w:vAlign w:val="center"/>
          </w:tcPr>
          <w:p w14:paraId="204EF25F">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1587" w:type="dxa"/>
            <w:vMerge w:val="continue"/>
            <w:tcBorders>
              <w:left w:val="single" w:color="auto" w:sz="4" w:space="0"/>
              <w:bottom w:val="single" w:color="auto" w:sz="4" w:space="0"/>
              <w:right w:val="single" w:color="auto" w:sz="4" w:space="0"/>
            </w:tcBorders>
            <w:vAlign w:val="center"/>
          </w:tcPr>
          <w:p w14:paraId="04F63B03">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850" w:type="dxa"/>
            <w:vMerge w:val="continue"/>
            <w:tcBorders>
              <w:top w:val="single" w:color="auto" w:sz="4" w:space="0"/>
              <w:left w:val="single" w:color="auto" w:sz="4" w:space="0"/>
              <w:bottom w:val="single" w:color="auto" w:sz="4" w:space="0"/>
              <w:right w:val="single" w:color="auto" w:sz="4" w:space="0"/>
            </w:tcBorders>
            <w:vAlign w:val="center"/>
          </w:tcPr>
          <w:p w14:paraId="36B9E405">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850" w:type="dxa"/>
            <w:tcBorders>
              <w:top w:val="nil"/>
              <w:left w:val="nil"/>
              <w:bottom w:val="single" w:color="auto" w:sz="4" w:space="0"/>
              <w:right w:val="single" w:color="auto" w:sz="4" w:space="0"/>
            </w:tcBorders>
            <w:shd w:val="clear" w:color="auto" w:fill="auto"/>
            <w:vAlign w:val="center"/>
          </w:tcPr>
          <w:p w14:paraId="72707BE2">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学分</w:t>
            </w:r>
          </w:p>
        </w:tc>
        <w:tc>
          <w:tcPr>
            <w:tcW w:w="850" w:type="dxa"/>
            <w:tcBorders>
              <w:top w:val="nil"/>
              <w:left w:val="nil"/>
              <w:bottom w:val="single" w:color="auto" w:sz="4" w:space="0"/>
              <w:right w:val="single" w:color="auto" w:sz="4" w:space="0"/>
            </w:tcBorders>
            <w:shd w:val="clear" w:color="auto" w:fill="auto"/>
            <w:vAlign w:val="center"/>
          </w:tcPr>
          <w:p w14:paraId="263C4A27">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学时</w:t>
            </w:r>
          </w:p>
        </w:tc>
        <w:tc>
          <w:tcPr>
            <w:tcW w:w="850" w:type="dxa"/>
            <w:tcBorders>
              <w:top w:val="nil"/>
              <w:left w:val="nil"/>
              <w:bottom w:val="single" w:color="auto" w:sz="4" w:space="0"/>
              <w:right w:val="single" w:color="auto" w:sz="4" w:space="0"/>
            </w:tcBorders>
            <w:shd w:val="clear" w:color="auto" w:fill="auto"/>
            <w:vAlign w:val="center"/>
          </w:tcPr>
          <w:p w14:paraId="03DDE580">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学分</w:t>
            </w:r>
          </w:p>
        </w:tc>
        <w:tc>
          <w:tcPr>
            <w:tcW w:w="850" w:type="dxa"/>
            <w:tcBorders>
              <w:top w:val="nil"/>
              <w:left w:val="nil"/>
              <w:bottom w:val="single" w:color="auto" w:sz="4" w:space="0"/>
              <w:right w:val="single" w:color="auto" w:sz="4" w:space="0"/>
            </w:tcBorders>
            <w:shd w:val="clear" w:color="auto" w:fill="auto"/>
            <w:vAlign w:val="center"/>
          </w:tcPr>
          <w:p w14:paraId="0EB6851E">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学时</w:t>
            </w:r>
          </w:p>
        </w:tc>
        <w:tc>
          <w:tcPr>
            <w:tcW w:w="850" w:type="dxa"/>
            <w:vMerge w:val="continue"/>
            <w:tcBorders>
              <w:left w:val="nil"/>
              <w:bottom w:val="single" w:color="auto" w:sz="4" w:space="0"/>
              <w:right w:val="single" w:color="auto" w:sz="4" w:space="0"/>
            </w:tcBorders>
            <w:shd w:val="clear" w:color="auto" w:fill="auto"/>
            <w:vAlign w:val="center"/>
          </w:tcPr>
          <w:p w14:paraId="7AF63B5E">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850" w:type="dxa"/>
            <w:vMerge w:val="continue"/>
            <w:tcBorders>
              <w:left w:val="nil"/>
              <w:bottom w:val="single" w:color="auto" w:sz="4" w:space="0"/>
              <w:right w:val="single" w:color="auto" w:sz="4" w:space="0"/>
            </w:tcBorders>
            <w:shd w:val="clear" w:color="auto" w:fill="auto"/>
            <w:vAlign w:val="center"/>
          </w:tcPr>
          <w:p w14:paraId="04AD3488">
            <w:pPr>
              <w:widowControl/>
              <w:snapToGrid w:val="0"/>
              <w:jc w:val="center"/>
              <w:rPr>
                <w:rFonts w:ascii="宋体" w:hAnsi="宋体"/>
                <w:b/>
                <w:bCs/>
                <w:color w:val="000000" w:themeColor="text1"/>
                <w:sz w:val="18"/>
                <w:szCs w:val="18"/>
                <w:highlight w:val="none"/>
                <w14:textFill>
                  <w14:solidFill>
                    <w14:schemeClr w14:val="tx1"/>
                  </w14:solidFill>
                </w14:textFill>
              </w:rPr>
            </w:pPr>
          </w:p>
        </w:tc>
      </w:tr>
      <w:tr w14:paraId="45A76E0E">
        <w:tblPrEx>
          <w:tblCellMar>
            <w:top w:w="0" w:type="dxa"/>
            <w:left w:w="108" w:type="dxa"/>
            <w:bottom w:w="0" w:type="dxa"/>
            <w:right w:w="108" w:type="dxa"/>
          </w:tblCellMar>
        </w:tblPrEx>
        <w:trPr>
          <w:trHeight w:val="510" w:hRule="atLeast"/>
          <w:jc w:val="center"/>
        </w:trPr>
        <w:tc>
          <w:tcPr>
            <w:tcW w:w="1531" w:type="dxa"/>
            <w:vMerge w:val="restart"/>
            <w:tcBorders>
              <w:top w:val="nil"/>
              <w:left w:val="single" w:color="auto" w:sz="4" w:space="0"/>
              <w:bottom w:val="single" w:color="auto" w:sz="4" w:space="0"/>
              <w:right w:val="single" w:color="auto" w:sz="4" w:space="0"/>
            </w:tcBorders>
            <w:shd w:val="clear" w:color="auto" w:fill="auto"/>
            <w:vAlign w:val="center"/>
          </w:tcPr>
          <w:p w14:paraId="587905D1">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通识教育课程</w:t>
            </w:r>
          </w:p>
        </w:tc>
        <w:tc>
          <w:tcPr>
            <w:tcW w:w="1587" w:type="dxa"/>
            <w:tcBorders>
              <w:top w:val="nil"/>
              <w:left w:val="nil"/>
              <w:bottom w:val="single" w:color="auto" w:sz="4" w:space="0"/>
              <w:right w:val="single" w:color="auto" w:sz="4" w:space="0"/>
            </w:tcBorders>
            <w:shd w:val="clear" w:color="auto" w:fill="auto"/>
            <w:vAlign w:val="center"/>
          </w:tcPr>
          <w:p w14:paraId="37420496">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通识通修课</w:t>
            </w:r>
          </w:p>
        </w:tc>
        <w:tc>
          <w:tcPr>
            <w:tcW w:w="850" w:type="dxa"/>
            <w:tcBorders>
              <w:top w:val="nil"/>
              <w:left w:val="nil"/>
              <w:bottom w:val="single" w:color="auto" w:sz="4" w:space="0"/>
              <w:right w:val="single" w:color="auto" w:sz="4" w:space="0"/>
            </w:tcBorders>
            <w:shd w:val="clear" w:color="auto" w:fill="auto"/>
            <w:vAlign w:val="center"/>
          </w:tcPr>
          <w:p w14:paraId="5A8283A7">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必修</w:t>
            </w:r>
          </w:p>
        </w:tc>
        <w:tc>
          <w:tcPr>
            <w:tcW w:w="850" w:type="dxa"/>
            <w:tcBorders>
              <w:top w:val="nil"/>
              <w:left w:val="nil"/>
              <w:bottom w:val="single" w:color="auto" w:sz="4" w:space="0"/>
              <w:right w:val="single" w:color="auto" w:sz="4" w:space="0"/>
            </w:tcBorders>
            <w:shd w:val="clear" w:color="auto" w:fill="auto"/>
            <w:vAlign w:val="center"/>
          </w:tcPr>
          <w:p w14:paraId="5D297AC6">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del w:id="2" w:author="杰" w:date="2025-08-27T17:09:32Z">
              <w:r>
                <w:rPr>
                  <w:rFonts w:hint="eastAsia" w:ascii="宋体" w:hAnsi="宋体"/>
                  <w:bCs/>
                  <w:color w:val="auto"/>
                  <w:sz w:val="18"/>
                  <w:szCs w:val="18"/>
                  <w:highlight w:val="none"/>
                </w:rPr>
                <w:delText>3</w:delText>
              </w:r>
            </w:del>
            <w:del w:id="3" w:author="杰" w:date="2025-08-27T17:09:32Z">
              <w:r>
                <w:rPr>
                  <w:rFonts w:hint="eastAsia" w:ascii="宋体" w:hAnsi="宋体"/>
                  <w:bCs/>
                  <w:color w:val="auto"/>
                  <w:sz w:val="18"/>
                  <w:szCs w:val="18"/>
                  <w:highlight w:val="none"/>
                  <w:lang w:val="en-US" w:eastAsia="zh-CN"/>
                </w:rPr>
                <w:delText>4</w:delText>
              </w:r>
            </w:del>
            <w:ins w:id="4"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36</w:t>
              </w:r>
            </w:ins>
          </w:p>
        </w:tc>
        <w:tc>
          <w:tcPr>
            <w:tcW w:w="850" w:type="dxa"/>
            <w:tcBorders>
              <w:top w:val="nil"/>
              <w:left w:val="nil"/>
              <w:bottom w:val="single" w:color="auto" w:sz="4" w:space="0"/>
              <w:right w:val="single" w:color="auto" w:sz="4" w:space="0"/>
            </w:tcBorders>
            <w:shd w:val="clear" w:color="auto" w:fill="auto"/>
            <w:vAlign w:val="center"/>
          </w:tcPr>
          <w:p w14:paraId="404775DD">
            <w:pPr>
              <w:widowControl/>
              <w:snapToGrid w:val="0"/>
              <w:jc w:val="center"/>
              <w:rPr>
                <w:rFonts w:hint="default" w:ascii="宋体" w:hAnsi="宋体" w:eastAsiaTheme="minorEastAsia"/>
                <w:bCs/>
                <w:color w:val="000000" w:themeColor="text1"/>
                <w:sz w:val="18"/>
                <w:szCs w:val="18"/>
                <w:highlight w:val="none"/>
                <w:lang w:val="en-US" w:eastAsia="zh-CN"/>
                <w14:textFill>
                  <w14:solidFill>
                    <w14:schemeClr w14:val="tx1"/>
                  </w14:solidFill>
                </w14:textFill>
              </w:rPr>
            </w:pPr>
            <w:del w:id="5" w:author="杰" w:date="2025-08-27T17:09:32Z">
              <w:r>
                <w:rPr>
                  <w:rFonts w:hint="eastAsia" w:asciiTheme="minorEastAsia" w:hAnsiTheme="minorEastAsia" w:eastAsiaTheme="minorEastAsia"/>
                  <w:color w:val="auto"/>
                  <w:sz w:val="18"/>
                  <w:szCs w:val="18"/>
                  <w:highlight w:val="none"/>
                </w:rPr>
                <w:delText>6</w:delText>
              </w:r>
            </w:del>
            <w:del w:id="6" w:author="杰" w:date="2025-08-27T17:09:32Z">
              <w:r>
                <w:rPr>
                  <w:rFonts w:hint="eastAsia" w:asciiTheme="minorEastAsia" w:hAnsiTheme="minorEastAsia" w:eastAsiaTheme="minorEastAsia"/>
                  <w:color w:val="auto"/>
                  <w:sz w:val="18"/>
                  <w:szCs w:val="18"/>
                  <w:highlight w:val="none"/>
                  <w:lang w:val="en-US" w:eastAsia="zh-CN"/>
                </w:rPr>
                <w:delText>15</w:delText>
              </w:r>
            </w:del>
            <w:ins w:id="7"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649</w:t>
              </w:r>
            </w:ins>
          </w:p>
        </w:tc>
        <w:tc>
          <w:tcPr>
            <w:tcW w:w="850" w:type="dxa"/>
            <w:tcBorders>
              <w:top w:val="nil"/>
              <w:left w:val="nil"/>
              <w:bottom w:val="single" w:color="auto" w:sz="4" w:space="0"/>
              <w:right w:val="single" w:color="auto" w:sz="4" w:space="0"/>
            </w:tcBorders>
            <w:shd w:val="clear" w:color="auto" w:fill="auto"/>
            <w:vAlign w:val="center"/>
          </w:tcPr>
          <w:p w14:paraId="1F843FC2">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16</w:t>
            </w:r>
          </w:p>
        </w:tc>
        <w:tc>
          <w:tcPr>
            <w:tcW w:w="850" w:type="dxa"/>
            <w:tcBorders>
              <w:top w:val="nil"/>
              <w:left w:val="nil"/>
              <w:bottom w:val="single" w:color="auto" w:sz="4" w:space="0"/>
              <w:right w:val="single" w:color="auto" w:sz="4" w:space="0"/>
            </w:tcBorders>
            <w:shd w:val="clear" w:color="auto" w:fill="auto"/>
            <w:vAlign w:val="center"/>
          </w:tcPr>
          <w:p w14:paraId="6A69B1D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289</w:t>
            </w:r>
          </w:p>
          <w:p w14:paraId="5032971C">
            <w:pPr>
              <w:widowControl/>
              <w:snapToGrid w:val="0"/>
              <w:jc w:val="center"/>
              <w:rPr>
                <w:rFonts w:ascii="宋体" w:hAnsi="宋体"/>
                <w:bCs/>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r>
              <w:rPr>
                <w:rFonts w:hint="eastAsia" w:asciiTheme="minorEastAsia" w:hAnsiTheme="minorEastAsia" w:eastAsiaTheme="minorEastAsia"/>
                <w:color w:val="000000" w:themeColor="text1"/>
                <w:sz w:val="18"/>
                <w:szCs w:val="18"/>
                <w:highlight w:val="none"/>
                <w14:textFill>
                  <w14:solidFill>
                    <w14:schemeClr w14:val="tx1"/>
                  </w14:solidFill>
                </w14:textFill>
              </w:rPr>
              <w:t>8周</w:t>
            </w:r>
          </w:p>
        </w:tc>
        <w:tc>
          <w:tcPr>
            <w:tcW w:w="850" w:type="dxa"/>
            <w:tcBorders>
              <w:top w:val="nil"/>
              <w:left w:val="nil"/>
              <w:bottom w:val="single" w:color="auto" w:sz="4" w:space="0"/>
              <w:right w:val="single" w:color="auto" w:sz="4" w:space="0"/>
            </w:tcBorders>
            <w:shd w:val="clear" w:color="auto" w:fill="auto"/>
            <w:vAlign w:val="center"/>
          </w:tcPr>
          <w:p w14:paraId="6A3DBB97">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del w:id="8" w:author="杰" w:date="2025-08-27T17:09:32Z">
              <w:r>
                <w:rPr>
                  <w:rFonts w:hint="eastAsia" w:ascii="宋体" w:hAnsi="宋体"/>
                  <w:bCs/>
                  <w:color w:val="auto"/>
                  <w:sz w:val="18"/>
                  <w:szCs w:val="18"/>
                  <w:highlight w:val="none"/>
                </w:rPr>
                <w:delText>50</w:delText>
              </w:r>
            </w:del>
            <w:ins w:id="9"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52</w:t>
              </w:r>
            </w:ins>
          </w:p>
        </w:tc>
        <w:tc>
          <w:tcPr>
            <w:tcW w:w="850" w:type="dxa"/>
            <w:tcBorders>
              <w:top w:val="nil"/>
              <w:left w:val="nil"/>
              <w:bottom w:val="single" w:color="auto" w:sz="4" w:space="0"/>
              <w:right w:val="single" w:color="auto" w:sz="4" w:space="0"/>
            </w:tcBorders>
            <w:shd w:val="clear" w:color="auto" w:fill="auto"/>
            <w:vAlign w:val="center"/>
          </w:tcPr>
          <w:p w14:paraId="19E81F12">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0" w:author="杰" w:date="2025-08-27T17:09:32Z">
              <w:r>
                <w:rPr>
                  <w:rFonts w:hint="eastAsia" w:asciiTheme="minorEastAsia" w:hAnsiTheme="minorEastAsia" w:eastAsiaTheme="minorEastAsia"/>
                  <w:color w:val="auto"/>
                  <w:sz w:val="18"/>
                  <w:szCs w:val="18"/>
                  <w:highlight w:val="none"/>
                  <w:lang w:val="en-US" w:eastAsia="zh-CN"/>
                </w:rPr>
                <w:delText>904</w:delText>
              </w:r>
            </w:del>
            <w:ins w:id="11"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938</w:t>
              </w:r>
            </w:ins>
          </w:p>
          <w:p w14:paraId="7A2360BB">
            <w:pPr>
              <w:widowControl/>
              <w:snapToGrid w:val="0"/>
              <w:jc w:val="center"/>
              <w:rPr>
                <w:rFonts w:ascii="宋体" w:hAnsi="宋体"/>
                <w:bCs/>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r>
              <w:rPr>
                <w:rFonts w:hint="eastAsia" w:asciiTheme="minorEastAsia" w:hAnsiTheme="minorEastAsia" w:eastAsiaTheme="minorEastAsia"/>
                <w:color w:val="000000" w:themeColor="text1"/>
                <w:sz w:val="18"/>
                <w:szCs w:val="18"/>
                <w:highlight w:val="none"/>
                <w14:textFill>
                  <w14:solidFill>
                    <w14:schemeClr w14:val="tx1"/>
                  </w14:solidFill>
                </w14:textFill>
              </w:rPr>
              <w:t>8周</w:t>
            </w:r>
          </w:p>
        </w:tc>
      </w:tr>
      <w:tr w14:paraId="3399FAA8">
        <w:tblPrEx>
          <w:tblCellMar>
            <w:top w:w="0" w:type="dxa"/>
            <w:left w:w="108" w:type="dxa"/>
            <w:bottom w:w="0" w:type="dxa"/>
            <w:right w:w="108" w:type="dxa"/>
          </w:tblCellMar>
        </w:tblPrEx>
        <w:trPr>
          <w:trHeight w:val="510" w:hRule="atLeast"/>
          <w:jc w:val="center"/>
        </w:trPr>
        <w:tc>
          <w:tcPr>
            <w:tcW w:w="1531" w:type="dxa"/>
            <w:vMerge w:val="continue"/>
            <w:tcBorders>
              <w:top w:val="nil"/>
              <w:left w:val="single" w:color="auto" w:sz="4" w:space="0"/>
              <w:bottom w:val="single" w:color="auto" w:sz="4" w:space="0"/>
              <w:right w:val="single" w:color="auto" w:sz="4" w:space="0"/>
            </w:tcBorders>
            <w:vAlign w:val="center"/>
          </w:tcPr>
          <w:p w14:paraId="3B553E88">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1587" w:type="dxa"/>
            <w:tcBorders>
              <w:top w:val="nil"/>
              <w:left w:val="nil"/>
              <w:bottom w:val="single" w:color="auto" w:sz="4" w:space="0"/>
              <w:right w:val="single" w:color="auto" w:sz="4" w:space="0"/>
            </w:tcBorders>
            <w:shd w:val="clear" w:color="auto" w:fill="auto"/>
            <w:vAlign w:val="center"/>
          </w:tcPr>
          <w:p w14:paraId="00F84F62">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通识通选课</w:t>
            </w:r>
          </w:p>
        </w:tc>
        <w:tc>
          <w:tcPr>
            <w:tcW w:w="850" w:type="dxa"/>
            <w:tcBorders>
              <w:top w:val="nil"/>
              <w:left w:val="nil"/>
              <w:bottom w:val="single" w:color="auto" w:sz="4" w:space="0"/>
              <w:right w:val="single" w:color="auto" w:sz="4" w:space="0"/>
            </w:tcBorders>
            <w:shd w:val="clear" w:color="auto" w:fill="auto"/>
            <w:vAlign w:val="center"/>
          </w:tcPr>
          <w:p w14:paraId="104405AC">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选修</w:t>
            </w:r>
          </w:p>
        </w:tc>
        <w:tc>
          <w:tcPr>
            <w:tcW w:w="850" w:type="dxa"/>
            <w:tcBorders>
              <w:top w:val="nil"/>
              <w:left w:val="nil"/>
              <w:bottom w:val="single" w:color="auto" w:sz="4" w:space="0"/>
              <w:right w:val="single" w:color="auto" w:sz="4" w:space="0"/>
            </w:tcBorders>
            <w:shd w:val="clear" w:color="auto" w:fill="auto"/>
            <w:vAlign w:val="center"/>
          </w:tcPr>
          <w:p w14:paraId="403C94C3">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8</w:t>
            </w:r>
          </w:p>
        </w:tc>
        <w:tc>
          <w:tcPr>
            <w:tcW w:w="850" w:type="dxa"/>
            <w:tcBorders>
              <w:top w:val="nil"/>
              <w:left w:val="nil"/>
              <w:bottom w:val="single" w:color="auto" w:sz="4" w:space="0"/>
              <w:right w:val="single" w:color="auto" w:sz="4" w:space="0"/>
            </w:tcBorders>
            <w:shd w:val="clear" w:color="auto" w:fill="auto"/>
            <w:vAlign w:val="center"/>
          </w:tcPr>
          <w:p w14:paraId="30E89E6D">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136</w:t>
            </w:r>
          </w:p>
        </w:tc>
        <w:tc>
          <w:tcPr>
            <w:tcW w:w="850" w:type="dxa"/>
            <w:tcBorders>
              <w:top w:val="nil"/>
              <w:left w:val="nil"/>
              <w:bottom w:val="single" w:color="auto" w:sz="4" w:space="0"/>
              <w:right w:val="single" w:color="auto" w:sz="4" w:space="0"/>
            </w:tcBorders>
            <w:shd w:val="clear" w:color="auto" w:fill="auto"/>
            <w:vAlign w:val="center"/>
          </w:tcPr>
          <w:p w14:paraId="68781D4C">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w:t>
            </w:r>
          </w:p>
        </w:tc>
        <w:tc>
          <w:tcPr>
            <w:tcW w:w="850" w:type="dxa"/>
            <w:tcBorders>
              <w:top w:val="nil"/>
              <w:left w:val="nil"/>
              <w:bottom w:val="single" w:color="auto" w:sz="4" w:space="0"/>
              <w:right w:val="single" w:color="auto" w:sz="4" w:space="0"/>
            </w:tcBorders>
            <w:shd w:val="clear" w:color="auto" w:fill="auto"/>
            <w:vAlign w:val="center"/>
          </w:tcPr>
          <w:p w14:paraId="0D92E079">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w:t>
            </w:r>
          </w:p>
        </w:tc>
        <w:tc>
          <w:tcPr>
            <w:tcW w:w="850" w:type="dxa"/>
            <w:tcBorders>
              <w:top w:val="nil"/>
              <w:left w:val="nil"/>
              <w:bottom w:val="single" w:color="auto" w:sz="4" w:space="0"/>
              <w:right w:val="single" w:color="auto" w:sz="4" w:space="0"/>
            </w:tcBorders>
            <w:shd w:val="clear" w:color="auto" w:fill="auto"/>
            <w:vAlign w:val="center"/>
          </w:tcPr>
          <w:p w14:paraId="6F3DB039">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8</w:t>
            </w:r>
          </w:p>
        </w:tc>
        <w:tc>
          <w:tcPr>
            <w:tcW w:w="850" w:type="dxa"/>
            <w:tcBorders>
              <w:top w:val="nil"/>
              <w:left w:val="nil"/>
              <w:bottom w:val="single" w:color="auto" w:sz="4" w:space="0"/>
              <w:right w:val="single" w:color="auto" w:sz="4" w:space="0"/>
            </w:tcBorders>
            <w:shd w:val="clear" w:color="auto" w:fill="auto"/>
            <w:vAlign w:val="center"/>
          </w:tcPr>
          <w:p w14:paraId="0E1264C2">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136</w:t>
            </w:r>
          </w:p>
        </w:tc>
      </w:tr>
      <w:tr w14:paraId="16DA1141">
        <w:tblPrEx>
          <w:tblCellMar>
            <w:top w:w="0" w:type="dxa"/>
            <w:left w:w="108" w:type="dxa"/>
            <w:bottom w:w="0" w:type="dxa"/>
            <w:right w:w="108" w:type="dxa"/>
          </w:tblCellMar>
        </w:tblPrEx>
        <w:trPr>
          <w:trHeight w:val="510" w:hRule="atLeast"/>
          <w:jc w:val="center"/>
        </w:trPr>
        <w:tc>
          <w:tcPr>
            <w:tcW w:w="1531" w:type="dxa"/>
            <w:vMerge w:val="restart"/>
            <w:tcBorders>
              <w:top w:val="nil"/>
              <w:left w:val="single" w:color="auto" w:sz="4" w:space="0"/>
              <w:bottom w:val="single" w:color="auto" w:sz="4" w:space="0"/>
              <w:right w:val="single" w:color="auto" w:sz="4" w:space="0"/>
            </w:tcBorders>
            <w:shd w:val="clear" w:color="auto" w:fill="auto"/>
            <w:vAlign w:val="center"/>
          </w:tcPr>
          <w:p w14:paraId="53F9310C">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学科基础课程</w:t>
            </w:r>
          </w:p>
        </w:tc>
        <w:tc>
          <w:tcPr>
            <w:tcW w:w="1587" w:type="dxa"/>
            <w:tcBorders>
              <w:top w:val="nil"/>
              <w:left w:val="nil"/>
              <w:bottom w:val="single" w:color="auto" w:sz="4" w:space="0"/>
              <w:right w:val="single" w:color="auto" w:sz="4" w:space="0"/>
            </w:tcBorders>
            <w:shd w:val="clear" w:color="auto" w:fill="auto"/>
            <w:vAlign w:val="center"/>
          </w:tcPr>
          <w:p w14:paraId="5BDC6504">
            <w:pPr>
              <w:widowControl/>
              <w:snapToGrid w:val="0"/>
              <w:jc w:val="center"/>
              <w:rPr>
                <w:rFonts w:ascii="宋体" w:hAnsi="宋体"/>
                <w:b/>
                <w:bCs/>
                <w:color w:val="000000" w:themeColor="text1"/>
                <w:sz w:val="18"/>
                <w:szCs w:val="18"/>
                <w:highlight w:val="none"/>
                <w14:textFill>
                  <w14:solidFill>
                    <w14:schemeClr w14:val="tx1"/>
                  </w14:solidFill>
                </w14:textFill>
              </w:rPr>
            </w:pPr>
            <w:bookmarkStart w:id="0" w:name="OLE_LINK5"/>
            <w:r>
              <w:rPr>
                <w:rFonts w:hint="eastAsia" w:ascii="宋体" w:hAnsi="宋体"/>
                <w:b/>
                <w:bCs/>
                <w:color w:val="000000" w:themeColor="text1"/>
                <w:sz w:val="18"/>
                <w:szCs w:val="18"/>
                <w:highlight w:val="none"/>
                <w14:textFill>
                  <w14:solidFill>
                    <w14:schemeClr w14:val="tx1"/>
                  </w14:solidFill>
                </w14:textFill>
              </w:rPr>
              <w:t>学科核心课</w:t>
            </w:r>
            <w:bookmarkEnd w:id="0"/>
          </w:p>
        </w:tc>
        <w:tc>
          <w:tcPr>
            <w:tcW w:w="850" w:type="dxa"/>
            <w:tcBorders>
              <w:top w:val="nil"/>
              <w:left w:val="nil"/>
              <w:bottom w:val="single" w:color="auto" w:sz="4" w:space="0"/>
              <w:right w:val="single" w:color="auto" w:sz="4" w:space="0"/>
            </w:tcBorders>
            <w:shd w:val="clear" w:color="auto" w:fill="auto"/>
            <w:vAlign w:val="center"/>
          </w:tcPr>
          <w:p w14:paraId="5C8CCB2E">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必修</w:t>
            </w:r>
          </w:p>
        </w:tc>
        <w:tc>
          <w:tcPr>
            <w:tcW w:w="850" w:type="dxa"/>
            <w:tcBorders>
              <w:top w:val="nil"/>
              <w:left w:val="nil"/>
              <w:bottom w:val="single" w:color="auto" w:sz="4" w:space="0"/>
              <w:right w:val="single" w:color="auto" w:sz="4" w:space="0"/>
            </w:tcBorders>
            <w:shd w:val="clear" w:color="auto" w:fill="auto"/>
            <w:vAlign w:val="center"/>
          </w:tcPr>
          <w:p w14:paraId="63521B6D">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del w:id="12" w:author="杰" w:date="2025-08-27T17:09:32Z">
              <w:r>
                <w:rPr>
                  <w:rFonts w:hint="eastAsia" w:ascii="宋体" w:hAnsi="宋体"/>
                  <w:bCs/>
                  <w:color w:val="auto"/>
                  <w:sz w:val="18"/>
                  <w:szCs w:val="18"/>
                  <w:highlight w:val="none"/>
                  <w:lang w:val="en-US" w:eastAsia="zh-CN"/>
                </w:rPr>
                <w:delText>28</w:delText>
              </w:r>
            </w:del>
            <w:ins w:id="13"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25</w:t>
              </w:r>
            </w:ins>
          </w:p>
        </w:tc>
        <w:tc>
          <w:tcPr>
            <w:tcW w:w="850" w:type="dxa"/>
            <w:tcBorders>
              <w:top w:val="nil"/>
              <w:left w:val="nil"/>
              <w:bottom w:val="single" w:color="auto" w:sz="4" w:space="0"/>
              <w:right w:val="single" w:color="auto" w:sz="4" w:space="0"/>
            </w:tcBorders>
            <w:shd w:val="clear" w:color="auto" w:fill="auto"/>
            <w:vAlign w:val="center"/>
          </w:tcPr>
          <w:p w14:paraId="4DB5FD0D">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del w:id="14" w:author="杰" w:date="2025-08-27T17:09:32Z">
              <w:bookmarkStart w:id="5" w:name="_GoBack"/>
              <w:bookmarkEnd w:id="5"/>
              <w:r>
                <w:rPr>
                  <w:rFonts w:hint="eastAsia" w:ascii="宋体" w:hAnsi="宋体"/>
                  <w:bCs/>
                  <w:color w:val="auto"/>
                  <w:sz w:val="18"/>
                  <w:szCs w:val="18"/>
                  <w:highlight w:val="none"/>
                  <w:lang w:val="en-US" w:eastAsia="zh-CN"/>
                </w:rPr>
                <w:delText>476</w:delText>
              </w:r>
            </w:del>
            <w:ins w:id="15"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425</w:t>
              </w:r>
            </w:ins>
          </w:p>
        </w:tc>
        <w:tc>
          <w:tcPr>
            <w:tcW w:w="850" w:type="dxa"/>
            <w:tcBorders>
              <w:top w:val="nil"/>
              <w:left w:val="nil"/>
              <w:bottom w:val="single" w:color="auto" w:sz="4" w:space="0"/>
              <w:right w:val="single" w:color="auto" w:sz="4" w:space="0"/>
            </w:tcBorders>
            <w:shd w:val="clear" w:color="auto" w:fill="auto"/>
            <w:vAlign w:val="center"/>
          </w:tcPr>
          <w:p w14:paraId="5B59A59C">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3.5</w:t>
            </w:r>
          </w:p>
        </w:tc>
        <w:tc>
          <w:tcPr>
            <w:tcW w:w="850" w:type="dxa"/>
            <w:tcBorders>
              <w:top w:val="nil"/>
              <w:left w:val="nil"/>
              <w:bottom w:val="single" w:color="auto" w:sz="4" w:space="0"/>
              <w:right w:val="single" w:color="auto" w:sz="4" w:space="0"/>
            </w:tcBorders>
            <w:shd w:val="clear" w:color="auto" w:fill="auto"/>
            <w:vAlign w:val="center"/>
          </w:tcPr>
          <w:p w14:paraId="7A8D38B0">
            <w:pPr>
              <w:widowControl/>
              <w:snapToGrid w:val="0"/>
              <w:jc w:val="cente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25</w:t>
            </w:r>
          </w:p>
          <w:p w14:paraId="2643A346">
            <w:pPr>
              <w:widowControl/>
              <w:snapToGrid w:val="0"/>
              <w:jc w:val="center"/>
              <w:rPr>
                <w:rFonts w:ascii="宋体" w:hAnsi="宋体"/>
                <w:bCs/>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850" w:type="dxa"/>
            <w:tcBorders>
              <w:top w:val="nil"/>
              <w:left w:val="nil"/>
              <w:bottom w:val="single" w:color="auto" w:sz="4" w:space="0"/>
              <w:right w:val="single" w:color="auto" w:sz="4" w:space="0"/>
            </w:tcBorders>
            <w:shd w:val="clear" w:color="auto" w:fill="auto"/>
            <w:vAlign w:val="center"/>
          </w:tcPr>
          <w:p w14:paraId="40BB794E">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del w:id="16" w:author="杰" w:date="2025-08-27T17:09:32Z">
              <w:r>
                <w:rPr>
                  <w:rFonts w:hint="eastAsia" w:ascii="宋体" w:hAnsi="宋体"/>
                  <w:bCs/>
                  <w:color w:val="auto"/>
                  <w:sz w:val="18"/>
                  <w:szCs w:val="18"/>
                  <w:highlight w:val="none"/>
                  <w:lang w:val="en-US" w:eastAsia="zh-CN"/>
                </w:rPr>
                <w:delText>31</w:delText>
              </w:r>
            </w:del>
            <w:ins w:id="17"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28</w:t>
              </w:r>
            </w:ins>
            <w:r>
              <w:rPr>
                <w:rFonts w:hint="eastAsia" w:ascii="宋体" w:hAnsi="宋体"/>
                <w:bCs/>
                <w:color w:val="000000" w:themeColor="text1"/>
                <w:sz w:val="18"/>
                <w:szCs w:val="18"/>
                <w:highlight w:val="none"/>
                <w:lang w:val="en-US" w:eastAsia="zh-CN"/>
                <w14:textFill>
                  <w14:solidFill>
                    <w14:schemeClr w14:val="tx1"/>
                  </w14:solidFill>
                </w14:textFill>
              </w:rPr>
              <w:t>.5</w:t>
            </w:r>
          </w:p>
        </w:tc>
        <w:tc>
          <w:tcPr>
            <w:tcW w:w="850" w:type="dxa"/>
            <w:tcBorders>
              <w:top w:val="nil"/>
              <w:left w:val="nil"/>
              <w:bottom w:val="single" w:color="auto" w:sz="4" w:space="0"/>
              <w:right w:val="single" w:color="auto" w:sz="4" w:space="0"/>
            </w:tcBorders>
            <w:shd w:val="clear" w:color="auto" w:fill="auto"/>
            <w:vAlign w:val="center"/>
          </w:tcPr>
          <w:p w14:paraId="3EACF982">
            <w:pPr>
              <w:widowControl/>
              <w:snapToGrid w:val="0"/>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8" w:author="杰" w:date="2025-08-27T17:09:32Z">
              <w:r>
                <w:rPr>
                  <w:rFonts w:hint="eastAsia" w:asciiTheme="minorEastAsia" w:hAnsiTheme="minorEastAsia" w:eastAsiaTheme="minorEastAsia"/>
                  <w:color w:val="auto"/>
                  <w:sz w:val="18"/>
                  <w:szCs w:val="18"/>
                  <w:highlight w:val="none"/>
                  <w:lang w:val="en-US" w:eastAsia="zh-CN"/>
                </w:rPr>
                <w:delText>501</w:delText>
              </w:r>
            </w:del>
            <w:ins w:id="19"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w:t>
              </w:r>
            </w:ins>
            <w:ins w:id="20" w:author="杰" w:date="2025-08-27T17:17:53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ins>
            <w:ins w:id="21" w:author="杰" w:date="2025-08-27T17:17:54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0</w:t>
              </w:r>
            </w:ins>
          </w:p>
          <w:p w14:paraId="216EB6AD">
            <w:pPr>
              <w:widowControl/>
              <w:snapToGrid w:val="0"/>
              <w:jc w:val="center"/>
              <w:rPr>
                <w:rFonts w:ascii="宋体" w:hAnsi="宋体"/>
                <w:bCs/>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r>
      <w:tr w14:paraId="0E3580D8">
        <w:tblPrEx>
          <w:tblCellMar>
            <w:top w:w="0" w:type="dxa"/>
            <w:left w:w="108" w:type="dxa"/>
            <w:bottom w:w="0" w:type="dxa"/>
            <w:right w:w="108" w:type="dxa"/>
          </w:tblCellMar>
        </w:tblPrEx>
        <w:trPr>
          <w:trHeight w:val="510" w:hRule="atLeast"/>
          <w:jc w:val="center"/>
        </w:trPr>
        <w:tc>
          <w:tcPr>
            <w:tcW w:w="1531" w:type="dxa"/>
            <w:vMerge w:val="continue"/>
            <w:tcBorders>
              <w:top w:val="nil"/>
              <w:left w:val="single" w:color="auto" w:sz="4" w:space="0"/>
              <w:bottom w:val="single" w:color="auto" w:sz="4" w:space="0"/>
              <w:right w:val="single" w:color="auto" w:sz="4" w:space="0"/>
            </w:tcBorders>
            <w:vAlign w:val="center"/>
          </w:tcPr>
          <w:p w14:paraId="28545F7A">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1587" w:type="dxa"/>
            <w:tcBorders>
              <w:top w:val="nil"/>
              <w:left w:val="nil"/>
              <w:bottom w:val="single" w:color="auto" w:sz="4" w:space="0"/>
              <w:right w:val="single" w:color="auto" w:sz="4" w:space="0"/>
            </w:tcBorders>
            <w:shd w:val="clear" w:color="auto" w:fill="auto"/>
            <w:vAlign w:val="center"/>
          </w:tcPr>
          <w:p w14:paraId="7897C08D">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学科拓展课</w:t>
            </w:r>
          </w:p>
        </w:tc>
        <w:tc>
          <w:tcPr>
            <w:tcW w:w="850" w:type="dxa"/>
            <w:tcBorders>
              <w:top w:val="nil"/>
              <w:left w:val="nil"/>
              <w:bottom w:val="single" w:color="auto" w:sz="4" w:space="0"/>
              <w:right w:val="single" w:color="auto" w:sz="4" w:space="0"/>
            </w:tcBorders>
            <w:shd w:val="clear" w:color="auto" w:fill="auto"/>
            <w:vAlign w:val="center"/>
          </w:tcPr>
          <w:p w14:paraId="76790CCF">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选修</w:t>
            </w:r>
          </w:p>
        </w:tc>
        <w:tc>
          <w:tcPr>
            <w:tcW w:w="850" w:type="dxa"/>
            <w:tcBorders>
              <w:top w:val="nil"/>
              <w:left w:val="nil"/>
              <w:bottom w:val="single" w:color="auto" w:sz="4" w:space="0"/>
              <w:right w:val="single" w:color="auto" w:sz="4" w:space="0"/>
            </w:tcBorders>
            <w:shd w:val="clear" w:color="auto" w:fill="auto"/>
            <w:vAlign w:val="center"/>
          </w:tcPr>
          <w:p w14:paraId="74F30B0B">
            <w:pPr>
              <w:keepNext w:val="0"/>
              <w:keepLines w:val="0"/>
              <w:widowControl/>
              <w:suppressLineNumbers w:val="0"/>
              <w:jc w:val="center"/>
              <w:textAlignment w:val="center"/>
              <w:rPr>
                <w:rFonts w:hint="eastAsia" w:ascii="宋体" w:hAnsi="宋体" w:eastAsia="宋体"/>
                <w:bCs/>
                <w:color w:val="000000" w:themeColor="text1"/>
                <w:sz w:val="18"/>
                <w:szCs w:val="18"/>
                <w:highlight w:val="none"/>
                <w:u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11.5</w:t>
            </w:r>
          </w:p>
        </w:tc>
        <w:tc>
          <w:tcPr>
            <w:tcW w:w="850" w:type="dxa"/>
            <w:tcBorders>
              <w:top w:val="nil"/>
              <w:left w:val="nil"/>
              <w:bottom w:val="single" w:color="auto" w:sz="4" w:space="0"/>
              <w:right w:val="single" w:color="auto" w:sz="4" w:space="0"/>
            </w:tcBorders>
            <w:shd w:val="clear" w:color="auto" w:fill="auto"/>
            <w:vAlign w:val="center"/>
          </w:tcPr>
          <w:p w14:paraId="425E4D25">
            <w:pPr>
              <w:keepNext w:val="0"/>
              <w:keepLines w:val="0"/>
              <w:widowControl/>
              <w:suppressLineNumbers w:val="0"/>
              <w:jc w:val="center"/>
              <w:textAlignment w:val="center"/>
              <w:rPr>
                <w:rFonts w:hint="default" w:ascii="宋体" w:hAnsi="宋体" w:eastAsia="宋体"/>
                <w:bCs/>
                <w:color w:val="000000" w:themeColor="text1"/>
                <w:sz w:val="18"/>
                <w:szCs w:val="18"/>
                <w:highlight w:val="none"/>
                <w:u w:val="none"/>
                <w:lang w:val="en-US"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195</w:t>
            </w:r>
          </w:p>
        </w:tc>
        <w:tc>
          <w:tcPr>
            <w:tcW w:w="850" w:type="dxa"/>
            <w:tcBorders>
              <w:top w:val="nil"/>
              <w:left w:val="nil"/>
              <w:bottom w:val="single" w:color="auto" w:sz="4" w:space="0"/>
              <w:right w:val="single" w:color="auto" w:sz="4" w:space="0"/>
            </w:tcBorders>
            <w:shd w:val="clear" w:color="auto" w:fill="auto"/>
            <w:vAlign w:val="center"/>
          </w:tcPr>
          <w:p w14:paraId="5F30F5DB">
            <w:pPr>
              <w:keepNext w:val="0"/>
              <w:keepLines w:val="0"/>
              <w:widowControl/>
              <w:suppressLineNumbers w:val="0"/>
              <w:jc w:val="center"/>
              <w:textAlignment w:val="center"/>
              <w:rPr>
                <w:rFonts w:hint="default" w:ascii="宋体" w:hAnsi="宋体" w:eastAsia="宋体"/>
                <w:bCs/>
                <w:color w:val="000000" w:themeColor="text1"/>
                <w:sz w:val="18"/>
                <w:szCs w:val="18"/>
                <w:highlight w:val="none"/>
                <w:u w:val="none"/>
                <w:lang w:val="en-US"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12</w:t>
            </w:r>
          </w:p>
        </w:tc>
        <w:tc>
          <w:tcPr>
            <w:tcW w:w="850" w:type="dxa"/>
            <w:tcBorders>
              <w:top w:val="nil"/>
              <w:left w:val="nil"/>
              <w:bottom w:val="single" w:color="auto" w:sz="4" w:space="0"/>
              <w:right w:val="single" w:color="auto" w:sz="4" w:space="0"/>
            </w:tcBorders>
            <w:shd w:val="clear" w:color="auto" w:fill="auto"/>
            <w:vAlign w:val="center"/>
          </w:tcPr>
          <w:p w14:paraId="0417DDED">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153</w:t>
            </w:r>
            <w:r>
              <w:rPr>
                <w:rFonts w:hint="eastAsia" w:ascii="宋体" w:hAnsi="宋体"/>
                <w:bCs/>
                <w:color w:val="000000" w:themeColor="text1"/>
                <w:sz w:val="18"/>
                <w:szCs w:val="18"/>
                <w:highlight w:val="none"/>
                <w14:textFill>
                  <w14:solidFill>
                    <w14:schemeClr w14:val="tx1"/>
                  </w14:solidFill>
                </w14:textFill>
              </w:rPr>
              <w:t>/</w:t>
            </w:r>
          </w:p>
          <w:p w14:paraId="350E5123">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3周</w:t>
            </w:r>
          </w:p>
        </w:tc>
        <w:tc>
          <w:tcPr>
            <w:tcW w:w="850" w:type="dxa"/>
            <w:tcBorders>
              <w:top w:val="nil"/>
              <w:left w:val="nil"/>
              <w:bottom w:val="single" w:color="auto" w:sz="4" w:space="0"/>
              <w:right w:val="single" w:color="auto" w:sz="4" w:space="0"/>
            </w:tcBorders>
            <w:shd w:val="clear" w:color="auto" w:fill="auto"/>
            <w:vAlign w:val="center"/>
          </w:tcPr>
          <w:p w14:paraId="2B1BE572">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23.5</w:t>
            </w:r>
          </w:p>
        </w:tc>
        <w:tc>
          <w:tcPr>
            <w:tcW w:w="850" w:type="dxa"/>
            <w:tcBorders>
              <w:top w:val="nil"/>
              <w:left w:val="nil"/>
              <w:bottom w:val="single" w:color="auto" w:sz="4" w:space="0"/>
              <w:right w:val="single" w:color="auto" w:sz="4" w:space="0"/>
            </w:tcBorders>
            <w:shd w:val="clear" w:color="auto" w:fill="auto"/>
            <w:vAlign w:val="center"/>
          </w:tcPr>
          <w:p w14:paraId="2F4EF4FD">
            <w:pPr>
              <w:widowControl/>
              <w:snapToGrid w:val="0"/>
              <w:jc w:val="center"/>
              <w:rPr>
                <w:rFonts w:hint="eastAsia" w:ascii="宋体" w:hAnsi="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348</w:t>
            </w:r>
          </w:p>
          <w:p w14:paraId="5A9A2FAB">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/3周</w:t>
            </w:r>
          </w:p>
        </w:tc>
      </w:tr>
      <w:tr w14:paraId="0E9DCE4B">
        <w:tblPrEx>
          <w:tblCellMar>
            <w:top w:w="0" w:type="dxa"/>
            <w:left w:w="108" w:type="dxa"/>
            <w:bottom w:w="0" w:type="dxa"/>
            <w:right w:w="108" w:type="dxa"/>
          </w:tblCellMar>
        </w:tblPrEx>
        <w:trPr>
          <w:trHeight w:val="500" w:hRule="atLeast"/>
          <w:jc w:val="center"/>
        </w:trPr>
        <w:tc>
          <w:tcPr>
            <w:tcW w:w="1531" w:type="dxa"/>
            <w:vMerge w:val="restart"/>
            <w:tcBorders>
              <w:top w:val="nil"/>
              <w:left w:val="single" w:color="auto" w:sz="4" w:space="0"/>
              <w:bottom w:val="single" w:color="auto" w:sz="4" w:space="0"/>
              <w:right w:val="single" w:color="auto" w:sz="4" w:space="0"/>
            </w:tcBorders>
            <w:shd w:val="clear" w:color="auto" w:fill="auto"/>
            <w:vAlign w:val="center"/>
          </w:tcPr>
          <w:p w14:paraId="5A640CD8">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专业发展课程</w:t>
            </w:r>
          </w:p>
        </w:tc>
        <w:tc>
          <w:tcPr>
            <w:tcW w:w="1587" w:type="dxa"/>
            <w:tcBorders>
              <w:top w:val="nil"/>
              <w:left w:val="nil"/>
              <w:bottom w:val="single" w:color="auto" w:sz="4" w:space="0"/>
              <w:right w:val="single" w:color="auto" w:sz="4" w:space="0"/>
            </w:tcBorders>
            <w:shd w:val="clear" w:color="auto" w:fill="auto"/>
            <w:vAlign w:val="center"/>
          </w:tcPr>
          <w:p w14:paraId="277EED10">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专业核心课</w:t>
            </w:r>
          </w:p>
        </w:tc>
        <w:tc>
          <w:tcPr>
            <w:tcW w:w="850" w:type="dxa"/>
            <w:tcBorders>
              <w:top w:val="nil"/>
              <w:left w:val="nil"/>
              <w:bottom w:val="single" w:color="auto" w:sz="4" w:space="0"/>
              <w:right w:val="single" w:color="auto" w:sz="4" w:space="0"/>
            </w:tcBorders>
            <w:shd w:val="clear" w:color="auto" w:fill="auto"/>
            <w:vAlign w:val="center"/>
          </w:tcPr>
          <w:p w14:paraId="1527A64E">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必修</w:t>
            </w:r>
          </w:p>
        </w:tc>
        <w:tc>
          <w:tcPr>
            <w:tcW w:w="850" w:type="dxa"/>
            <w:tcBorders>
              <w:top w:val="nil"/>
              <w:left w:val="nil"/>
              <w:bottom w:val="single" w:color="auto" w:sz="4" w:space="0"/>
              <w:right w:val="single" w:color="auto" w:sz="4" w:space="0"/>
            </w:tcBorders>
            <w:shd w:val="clear" w:color="auto" w:fill="auto"/>
            <w:vAlign w:val="center"/>
          </w:tcPr>
          <w:p w14:paraId="3C71D5C2">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43</w:t>
            </w:r>
          </w:p>
        </w:tc>
        <w:tc>
          <w:tcPr>
            <w:tcW w:w="850" w:type="dxa"/>
            <w:tcBorders>
              <w:top w:val="nil"/>
              <w:left w:val="nil"/>
              <w:bottom w:val="single" w:color="auto" w:sz="4" w:space="0"/>
              <w:right w:val="single" w:color="auto" w:sz="4" w:space="0"/>
            </w:tcBorders>
            <w:shd w:val="clear" w:color="auto" w:fill="auto"/>
            <w:vAlign w:val="center"/>
          </w:tcPr>
          <w:p w14:paraId="7D89E729">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731</w:t>
            </w:r>
          </w:p>
        </w:tc>
        <w:tc>
          <w:tcPr>
            <w:tcW w:w="850" w:type="dxa"/>
            <w:tcBorders>
              <w:top w:val="nil"/>
              <w:left w:val="nil"/>
              <w:bottom w:val="single" w:color="auto" w:sz="4" w:space="0"/>
              <w:right w:val="single" w:color="auto" w:sz="4" w:space="0"/>
            </w:tcBorders>
            <w:shd w:val="clear" w:color="auto" w:fill="auto"/>
            <w:vAlign w:val="center"/>
          </w:tcPr>
          <w:p w14:paraId="72CD0C67">
            <w:pPr>
              <w:widowControl/>
              <w:snapToGrid w:val="0"/>
              <w:jc w:val="center"/>
              <w:rPr>
                <w:rFonts w:hint="eastAsia" w:ascii="宋体" w:hAnsi="宋体" w:eastAsia="宋体"/>
                <w:bCs/>
                <w:color w:val="000000" w:themeColor="text1"/>
                <w:sz w:val="18"/>
                <w:szCs w:val="18"/>
                <w:highlight w:val="none"/>
                <w:lang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9</w:t>
            </w:r>
          </w:p>
        </w:tc>
        <w:tc>
          <w:tcPr>
            <w:tcW w:w="850" w:type="dxa"/>
            <w:tcBorders>
              <w:top w:val="nil"/>
              <w:left w:val="nil"/>
              <w:bottom w:val="single" w:color="auto" w:sz="4" w:space="0"/>
              <w:right w:val="single" w:color="auto" w:sz="4" w:space="0"/>
            </w:tcBorders>
            <w:shd w:val="clear" w:color="auto" w:fill="auto"/>
            <w:vAlign w:val="center"/>
          </w:tcPr>
          <w:p w14:paraId="2FC2CCF5">
            <w:pPr>
              <w:widowControl/>
              <w:snapToGrid w:val="0"/>
              <w:jc w:val="center"/>
              <w:rPr>
                <w:rFonts w:hint="eastAsia" w:ascii="宋体" w:hAnsi="宋体" w:eastAsia="宋体"/>
                <w:bCs/>
                <w:color w:val="000000" w:themeColor="text1"/>
                <w:sz w:val="18"/>
                <w:szCs w:val="18"/>
                <w:highlight w:val="none"/>
                <w:lang w:eastAsia="zh-CN"/>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1</w:t>
            </w:r>
            <w:r>
              <w:rPr>
                <w:rFonts w:hint="eastAsia" w:ascii="宋体" w:hAnsi="宋体"/>
                <w:bCs/>
                <w:color w:val="000000" w:themeColor="text1"/>
                <w:sz w:val="18"/>
                <w:szCs w:val="18"/>
                <w:highlight w:val="none"/>
                <w:lang w:val="en-US" w:eastAsia="zh-CN"/>
                <w14:textFill>
                  <w14:solidFill>
                    <w14:schemeClr w14:val="tx1"/>
                  </w14:solidFill>
                </w14:textFill>
              </w:rPr>
              <w:t>7</w:t>
            </w:r>
          </w:p>
          <w:p w14:paraId="492CA2ED">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/1</w:t>
            </w:r>
            <w:r>
              <w:rPr>
                <w:rFonts w:hint="eastAsia" w:ascii="宋体" w:hAnsi="宋体"/>
                <w:bCs/>
                <w:color w:val="000000" w:themeColor="text1"/>
                <w:sz w:val="18"/>
                <w:szCs w:val="18"/>
                <w:highlight w:val="none"/>
                <w:lang w:val="en-US" w:eastAsia="zh-CN"/>
                <w14:textFill>
                  <w14:solidFill>
                    <w14:schemeClr w14:val="tx1"/>
                  </w14:solidFill>
                </w14:textFill>
              </w:rPr>
              <w:t>6</w:t>
            </w:r>
            <w:r>
              <w:rPr>
                <w:rFonts w:hint="eastAsia" w:ascii="宋体" w:hAnsi="宋体"/>
                <w:bCs/>
                <w:color w:val="000000" w:themeColor="text1"/>
                <w:sz w:val="18"/>
                <w:szCs w:val="18"/>
                <w:highlight w:val="none"/>
                <w14:textFill>
                  <w14:solidFill>
                    <w14:schemeClr w14:val="tx1"/>
                  </w14:solidFill>
                </w14:textFill>
              </w:rPr>
              <w:t>周</w:t>
            </w:r>
          </w:p>
        </w:tc>
        <w:tc>
          <w:tcPr>
            <w:tcW w:w="850" w:type="dxa"/>
            <w:tcBorders>
              <w:top w:val="nil"/>
              <w:left w:val="nil"/>
              <w:bottom w:val="single" w:color="auto" w:sz="4" w:space="0"/>
              <w:right w:val="single" w:color="auto" w:sz="4" w:space="0"/>
            </w:tcBorders>
            <w:shd w:val="clear" w:color="auto" w:fill="auto"/>
            <w:vAlign w:val="center"/>
          </w:tcPr>
          <w:p w14:paraId="71F0825C">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52</w:t>
            </w:r>
          </w:p>
        </w:tc>
        <w:tc>
          <w:tcPr>
            <w:tcW w:w="850" w:type="dxa"/>
            <w:tcBorders>
              <w:top w:val="nil"/>
              <w:left w:val="nil"/>
              <w:bottom w:val="single" w:color="auto" w:sz="4" w:space="0"/>
              <w:right w:val="single" w:color="auto" w:sz="4" w:space="0"/>
            </w:tcBorders>
            <w:shd w:val="clear" w:color="auto" w:fill="auto"/>
            <w:vAlign w:val="center"/>
          </w:tcPr>
          <w:p w14:paraId="4256AF4B">
            <w:pPr>
              <w:widowControl/>
              <w:snapToGrid w:val="0"/>
              <w:jc w:val="center"/>
              <w:rPr>
                <w:rFonts w:hint="eastAsia" w:ascii="宋体" w:hAnsi="宋体" w:eastAsia="宋体"/>
                <w:bCs/>
                <w:color w:val="000000" w:themeColor="text1"/>
                <w:sz w:val="18"/>
                <w:szCs w:val="18"/>
                <w:highlight w:val="none"/>
                <w:lang w:eastAsia="zh-CN"/>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74</w:t>
            </w:r>
            <w:r>
              <w:rPr>
                <w:rFonts w:hint="eastAsia" w:ascii="宋体" w:hAnsi="宋体"/>
                <w:bCs/>
                <w:color w:val="000000" w:themeColor="text1"/>
                <w:sz w:val="18"/>
                <w:szCs w:val="18"/>
                <w:highlight w:val="none"/>
                <w:lang w:val="en-US" w:eastAsia="zh-CN"/>
                <w14:textFill>
                  <w14:solidFill>
                    <w14:schemeClr w14:val="tx1"/>
                  </w14:solidFill>
                </w14:textFill>
              </w:rPr>
              <w:t>8</w:t>
            </w:r>
          </w:p>
          <w:p w14:paraId="39F85198">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/1</w:t>
            </w:r>
            <w:r>
              <w:rPr>
                <w:rFonts w:hint="eastAsia" w:ascii="宋体" w:hAnsi="宋体"/>
                <w:bCs/>
                <w:color w:val="000000" w:themeColor="text1"/>
                <w:sz w:val="18"/>
                <w:szCs w:val="18"/>
                <w:highlight w:val="none"/>
                <w:lang w:val="en-US" w:eastAsia="zh-CN"/>
                <w14:textFill>
                  <w14:solidFill>
                    <w14:schemeClr w14:val="tx1"/>
                  </w14:solidFill>
                </w14:textFill>
              </w:rPr>
              <w:t>6</w:t>
            </w:r>
            <w:r>
              <w:rPr>
                <w:rFonts w:hint="eastAsia" w:ascii="宋体" w:hAnsi="宋体"/>
                <w:bCs/>
                <w:color w:val="000000" w:themeColor="text1"/>
                <w:sz w:val="18"/>
                <w:szCs w:val="18"/>
                <w:highlight w:val="none"/>
                <w14:textFill>
                  <w14:solidFill>
                    <w14:schemeClr w14:val="tx1"/>
                  </w14:solidFill>
                </w14:textFill>
              </w:rPr>
              <w:t>周</w:t>
            </w:r>
          </w:p>
        </w:tc>
      </w:tr>
      <w:tr w14:paraId="6CCE721F">
        <w:tblPrEx>
          <w:tblCellMar>
            <w:top w:w="0" w:type="dxa"/>
            <w:left w:w="108" w:type="dxa"/>
            <w:bottom w:w="0" w:type="dxa"/>
            <w:right w:w="108" w:type="dxa"/>
          </w:tblCellMar>
        </w:tblPrEx>
        <w:trPr>
          <w:trHeight w:val="510" w:hRule="atLeast"/>
          <w:jc w:val="center"/>
        </w:trPr>
        <w:tc>
          <w:tcPr>
            <w:tcW w:w="1531" w:type="dxa"/>
            <w:vMerge w:val="continue"/>
            <w:tcBorders>
              <w:top w:val="nil"/>
              <w:left w:val="single" w:color="auto" w:sz="4" w:space="0"/>
              <w:bottom w:val="single" w:color="auto" w:sz="4" w:space="0"/>
              <w:right w:val="single" w:color="auto" w:sz="4" w:space="0"/>
            </w:tcBorders>
            <w:vAlign w:val="center"/>
          </w:tcPr>
          <w:p w14:paraId="68FAF9EF">
            <w:pPr>
              <w:widowControl/>
              <w:snapToGrid w:val="0"/>
              <w:jc w:val="center"/>
              <w:rPr>
                <w:rFonts w:ascii="宋体" w:hAnsi="宋体"/>
                <w:b/>
                <w:bCs/>
                <w:color w:val="000000" w:themeColor="text1"/>
                <w:sz w:val="18"/>
                <w:szCs w:val="18"/>
                <w:highlight w:val="none"/>
                <w14:textFill>
                  <w14:solidFill>
                    <w14:schemeClr w14:val="tx1"/>
                  </w14:solidFill>
                </w14:textFill>
              </w:rPr>
            </w:pPr>
          </w:p>
        </w:tc>
        <w:tc>
          <w:tcPr>
            <w:tcW w:w="1587" w:type="dxa"/>
            <w:tcBorders>
              <w:top w:val="nil"/>
              <w:left w:val="nil"/>
              <w:bottom w:val="single" w:color="auto" w:sz="4" w:space="0"/>
              <w:right w:val="single" w:color="auto" w:sz="4" w:space="0"/>
            </w:tcBorders>
            <w:shd w:val="clear" w:color="auto" w:fill="auto"/>
            <w:vAlign w:val="center"/>
          </w:tcPr>
          <w:p w14:paraId="11CC6296">
            <w:pPr>
              <w:widowControl/>
              <w:snapToGrid w:val="0"/>
              <w:jc w:val="center"/>
              <w:rPr>
                <w:rFonts w:ascii="宋体" w:hAnsi="宋体"/>
                <w:b/>
                <w:bCs/>
                <w:color w:val="000000" w:themeColor="text1"/>
                <w:sz w:val="18"/>
                <w:szCs w:val="18"/>
                <w:highlight w:val="none"/>
                <w14:textFill>
                  <w14:solidFill>
                    <w14:schemeClr w14:val="tx1"/>
                  </w14:solidFill>
                </w14:textFill>
              </w:rPr>
            </w:pPr>
            <w:bookmarkStart w:id="1" w:name="OLE_LINK8"/>
            <w:r>
              <w:rPr>
                <w:rFonts w:hint="eastAsia" w:ascii="宋体" w:hAnsi="宋体"/>
                <w:b/>
                <w:bCs/>
                <w:color w:val="000000" w:themeColor="text1"/>
                <w:sz w:val="18"/>
                <w:szCs w:val="18"/>
                <w:highlight w:val="none"/>
                <w14:textFill>
                  <w14:solidFill>
                    <w14:schemeClr w14:val="tx1"/>
                  </w14:solidFill>
                </w14:textFill>
              </w:rPr>
              <w:t>专业拓展课</w:t>
            </w:r>
            <w:bookmarkEnd w:id="1"/>
          </w:p>
        </w:tc>
        <w:tc>
          <w:tcPr>
            <w:tcW w:w="850" w:type="dxa"/>
            <w:tcBorders>
              <w:top w:val="nil"/>
              <w:left w:val="nil"/>
              <w:bottom w:val="single" w:color="auto" w:sz="4" w:space="0"/>
              <w:right w:val="single" w:color="auto" w:sz="4" w:space="0"/>
            </w:tcBorders>
            <w:shd w:val="clear" w:color="auto" w:fill="auto"/>
            <w:vAlign w:val="center"/>
          </w:tcPr>
          <w:p w14:paraId="4A9C1F79">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选修</w:t>
            </w:r>
          </w:p>
        </w:tc>
        <w:tc>
          <w:tcPr>
            <w:tcW w:w="850" w:type="dxa"/>
            <w:tcBorders>
              <w:top w:val="nil"/>
              <w:left w:val="nil"/>
              <w:bottom w:val="single" w:color="auto" w:sz="4" w:space="0"/>
              <w:right w:val="single" w:color="auto" w:sz="4" w:space="0"/>
            </w:tcBorders>
            <w:shd w:val="clear" w:color="auto" w:fill="auto"/>
            <w:vAlign w:val="center"/>
          </w:tcPr>
          <w:p w14:paraId="15B1B70C">
            <w:pPr>
              <w:keepNext w:val="0"/>
              <w:keepLines w:val="0"/>
              <w:widowControl/>
              <w:suppressLineNumbers w:val="0"/>
              <w:jc w:val="center"/>
              <w:textAlignment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18</w:t>
            </w:r>
          </w:p>
        </w:tc>
        <w:tc>
          <w:tcPr>
            <w:tcW w:w="850" w:type="dxa"/>
            <w:tcBorders>
              <w:top w:val="nil"/>
              <w:left w:val="nil"/>
              <w:bottom w:val="single" w:color="auto" w:sz="4" w:space="0"/>
              <w:right w:val="single" w:color="auto" w:sz="4" w:space="0"/>
            </w:tcBorders>
            <w:shd w:val="clear" w:color="auto" w:fill="auto"/>
            <w:vAlign w:val="center"/>
          </w:tcPr>
          <w:p w14:paraId="5F88EE20">
            <w:pPr>
              <w:keepNext w:val="0"/>
              <w:keepLines w:val="0"/>
              <w:widowControl/>
              <w:suppressLineNumbers w:val="0"/>
              <w:jc w:val="center"/>
              <w:textAlignment w:val="center"/>
              <w:rPr>
                <w:rFonts w:ascii="宋体" w:hAnsi="宋体"/>
                <w:bCs/>
                <w:color w:val="000000" w:themeColor="text1"/>
                <w:sz w:val="18"/>
                <w:szCs w:val="18"/>
                <w:highlight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306</w:t>
            </w:r>
          </w:p>
        </w:tc>
        <w:tc>
          <w:tcPr>
            <w:tcW w:w="850" w:type="dxa"/>
            <w:tcBorders>
              <w:top w:val="nil"/>
              <w:left w:val="nil"/>
              <w:bottom w:val="single" w:color="auto" w:sz="4" w:space="0"/>
              <w:right w:val="single" w:color="auto" w:sz="4" w:space="0"/>
            </w:tcBorders>
            <w:shd w:val="clear" w:color="auto" w:fill="auto"/>
            <w:vAlign w:val="center"/>
          </w:tcPr>
          <w:p w14:paraId="24EB1813">
            <w:pPr>
              <w:keepNext w:val="0"/>
              <w:keepLines w:val="0"/>
              <w:widowControl/>
              <w:suppressLineNumbers w:val="0"/>
              <w:jc w:val="center"/>
              <w:textAlignment w:val="center"/>
              <w:rPr>
                <w:rFonts w:hint="eastAsia" w:ascii="宋体" w:hAnsi="宋体" w:eastAsia="宋体"/>
                <w:bCs/>
                <w:color w:val="000000" w:themeColor="text1"/>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12</w:t>
            </w:r>
          </w:p>
        </w:tc>
        <w:tc>
          <w:tcPr>
            <w:tcW w:w="850" w:type="dxa"/>
            <w:tcBorders>
              <w:top w:val="nil"/>
              <w:left w:val="nil"/>
              <w:bottom w:val="single" w:color="auto" w:sz="4" w:space="0"/>
              <w:right w:val="single" w:color="auto" w:sz="4" w:space="0"/>
            </w:tcBorders>
            <w:shd w:val="clear" w:color="auto" w:fill="auto"/>
            <w:vAlign w:val="center"/>
          </w:tcPr>
          <w:p w14:paraId="6F7254A5">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del w:id="22" w:author="杰" w:date="2025-08-27T17:09:32Z">
              <w:r>
                <w:rPr>
                  <w:rFonts w:hint="eastAsia" w:ascii="宋体" w:hAnsi="宋体"/>
                  <w:bCs/>
                  <w:color w:val="auto"/>
                  <w:sz w:val="18"/>
                  <w:szCs w:val="18"/>
                  <w:highlight w:val="none"/>
                  <w:lang w:val="en-US" w:eastAsia="zh-CN"/>
                </w:rPr>
                <w:delText>34</w:delText>
              </w:r>
            </w:del>
            <w:ins w:id="23"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17</w:t>
              </w:r>
            </w:ins>
          </w:p>
          <w:p w14:paraId="2F0300F2">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/1</w:t>
            </w:r>
            <w:r>
              <w:rPr>
                <w:rFonts w:hint="eastAsia" w:ascii="宋体" w:hAnsi="宋体"/>
                <w:bCs/>
                <w:color w:val="000000" w:themeColor="text1"/>
                <w:sz w:val="18"/>
                <w:szCs w:val="18"/>
                <w:highlight w:val="none"/>
                <w:lang w:val="en-US" w:eastAsia="zh-CN"/>
                <w14:textFill>
                  <w14:solidFill>
                    <w14:schemeClr w14:val="tx1"/>
                  </w14:solidFill>
                </w14:textFill>
              </w:rPr>
              <w:t>8</w:t>
            </w:r>
            <w:r>
              <w:rPr>
                <w:rFonts w:hint="eastAsia" w:ascii="宋体" w:hAnsi="宋体"/>
                <w:bCs/>
                <w:color w:val="000000" w:themeColor="text1"/>
                <w:sz w:val="18"/>
                <w:szCs w:val="18"/>
                <w:highlight w:val="none"/>
                <w14:textFill>
                  <w14:solidFill>
                    <w14:schemeClr w14:val="tx1"/>
                  </w14:solidFill>
                </w14:textFill>
              </w:rPr>
              <w:t>周</w:t>
            </w:r>
          </w:p>
        </w:tc>
        <w:tc>
          <w:tcPr>
            <w:tcW w:w="850" w:type="dxa"/>
            <w:tcBorders>
              <w:top w:val="nil"/>
              <w:left w:val="nil"/>
              <w:bottom w:val="single" w:color="auto" w:sz="4" w:space="0"/>
              <w:right w:val="single" w:color="auto" w:sz="4" w:space="0"/>
            </w:tcBorders>
            <w:shd w:val="clear" w:color="auto" w:fill="auto"/>
            <w:vAlign w:val="center"/>
          </w:tcPr>
          <w:p w14:paraId="2E73A044">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30</w:t>
            </w:r>
          </w:p>
        </w:tc>
        <w:tc>
          <w:tcPr>
            <w:tcW w:w="850" w:type="dxa"/>
            <w:tcBorders>
              <w:top w:val="nil"/>
              <w:left w:val="nil"/>
              <w:bottom w:val="single" w:color="auto" w:sz="4" w:space="0"/>
              <w:right w:val="single" w:color="auto" w:sz="4" w:space="0"/>
            </w:tcBorders>
            <w:shd w:val="clear" w:color="auto" w:fill="auto"/>
            <w:vAlign w:val="center"/>
          </w:tcPr>
          <w:p w14:paraId="647A08D0">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del w:id="24" w:author="杰" w:date="2025-08-27T17:09:32Z">
              <w:r>
                <w:rPr>
                  <w:rFonts w:hint="eastAsia" w:ascii="宋体" w:hAnsi="宋体"/>
                  <w:bCs/>
                  <w:color w:val="auto"/>
                  <w:sz w:val="18"/>
                  <w:szCs w:val="18"/>
                  <w:highlight w:val="none"/>
                  <w:lang w:val="en-US" w:eastAsia="zh-CN"/>
                </w:rPr>
                <w:delText>340</w:delText>
              </w:r>
            </w:del>
            <w:ins w:id="25"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323</w:t>
              </w:r>
            </w:ins>
          </w:p>
          <w:p w14:paraId="2903AA8B">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/18周</w:t>
            </w:r>
          </w:p>
        </w:tc>
      </w:tr>
      <w:tr w14:paraId="47DA46E7">
        <w:tblPrEx>
          <w:tblCellMar>
            <w:top w:w="0" w:type="dxa"/>
            <w:left w:w="108" w:type="dxa"/>
            <w:bottom w:w="0" w:type="dxa"/>
            <w:right w:w="108" w:type="dxa"/>
          </w:tblCellMar>
        </w:tblPrEx>
        <w:trPr>
          <w:trHeight w:val="510" w:hRule="atLeast"/>
          <w:jc w:val="center"/>
        </w:trPr>
        <w:tc>
          <w:tcPr>
            <w:tcW w:w="3968" w:type="dxa"/>
            <w:gridSpan w:val="3"/>
            <w:tcBorders>
              <w:top w:val="nil"/>
              <w:left w:val="single" w:color="auto" w:sz="4" w:space="0"/>
              <w:bottom w:val="single" w:color="auto" w:sz="4" w:space="0"/>
              <w:right w:val="single" w:color="auto" w:sz="4" w:space="0"/>
            </w:tcBorders>
            <w:vAlign w:val="center"/>
          </w:tcPr>
          <w:p w14:paraId="61E7C37C">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合计</w:t>
            </w:r>
          </w:p>
        </w:tc>
        <w:tc>
          <w:tcPr>
            <w:tcW w:w="850" w:type="dxa"/>
            <w:tcBorders>
              <w:top w:val="nil"/>
              <w:left w:val="nil"/>
              <w:bottom w:val="single" w:color="auto" w:sz="4" w:space="0"/>
              <w:right w:val="single" w:color="auto" w:sz="4" w:space="0"/>
            </w:tcBorders>
            <w:shd w:val="clear" w:color="auto" w:fill="auto"/>
            <w:vAlign w:val="center"/>
          </w:tcPr>
          <w:p w14:paraId="034CC82A">
            <w:pPr>
              <w:widowControl/>
              <w:snapToGrid w:val="0"/>
              <w:jc w:val="center"/>
              <w:rPr>
                <w:rFonts w:ascii="宋体" w:hAnsi="宋体"/>
                <w:bCs/>
                <w:color w:val="000000" w:themeColor="text1"/>
                <w:sz w:val="18"/>
                <w:szCs w:val="18"/>
                <w:highlight w:val="none"/>
                <w14:textFill>
                  <w14:solidFill>
                    <w14:schemeClr w14:val="tx1"/>
                  </w14:solidFill>
                </w14:textFill>
              </w:rPr>
            </w:pPr>
            <w:del w:id="26" w:author="杰" w:date="2025-08-27T17:09:32Z">
              <w:r>
                <w:rPr>
                  <w:rFonts w:hint="eastAsia" w:ascii="宋体" w:hAnsi="宋体"/>
                  <w:bCs/>
                  <w:color w:val="auto"/>
                  <w:sz w:val="18"/>
                  <w:szCs w:val="18"/>
                  <w:highlight w:val="none"/>
                  <w:lang w:val="en-US" w:eastAsia="zh-CN"/>
                </w:rPr>
                <w:delText>142</w:delText>
              </w:r>
            </w:del>
            <w:ins w:id="27" w:author="杰" w:date="2025-08-27T17:09:32Z">
              <w:r>
                <w:rPr>
                  <w:rFonts w:hint="eastAsia" w:ascii="宋体" w:hAnsi="宋体"/>
                  <w:bCs/>
                  <w:color w:val="000000" w:themeColor="text1"/>
                  <w:sz w:val="18"/>
                  <w:szCs w:val="18"/>
                  <w:highlight w:val="none"/>
                  <w14:textFill>
                    <w14:solidFill>
                      <w14:schemeClr w14:val="tx1"/>
                    </w14:solidFill>
                  </w14:textFill>
                </w:rPr>
                <w:t>14</w:t>
              </w:r>
            </w:ins>
            <w:ins w:id="28"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1</w:t>
              </w:r>
            </w:ins>
            <w:r>
              <w:rPr>
                <w:rFonts w:hint="eastAsia" w:ascii="宋体" w:hAnsi="宋体"/>
                <w:bCs/>
                <w:color w:val="000000" w:themeColor="text1"/>
                <w:sz w:val="18"/>
                <w:szCs w:val="18"/>
                <w:highlight w:val="none"/>
                <w14:textFill>
                  <w14:solidFill>
                    <w14:schemeClr w14:val="tx1"/>
                  </w14:solidFill>
                </w14:textFill>
              </w:rPr>
              <w:t>.5</w:t>
            </w:r>
          </w:p>
        </w:tc>
        <w:tc>
          <w:tcPr>
            <w:tcW w:w="850" w:type="dxa"/>
            <w:tcBorders>
              <w:top w:val="nil"/>
              <w:left w:val="nil"/>
              <w:bottom w:val="single" w:color="auto" w:sz="4" w:space="0"/>
              <w:right w:val="single" w:color="auto" w:sz="4" w:space="0"/>
            </w:tcBorders>
            <w:shd w:val="clear" w:color="auto" w:fill="auto"/>
            <w:vAlign w:val="center"/>
          </w:tcPr>
          <w:p w14:paraId="257ACBF0">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2</w:t>
            </w:r>
            <w:r>
              <w:rPr>
                <w:rFonts w:hint="eastAsia" w:ascii="宋体" w:hAnsi="宋体"/>
                <w:bCs/>
                <w:color w:val="000000" w:themeColor="text1"/>
                <w:sz w:val="18"/>
                <w:szCs w:val="18"/>
                <w:highlight w:val="none"/>
                <w:lang w:val="en-US" w:eastAsia="zh-CN"/>
                <w14:textFill>
                  <w14:solidFill>
                    <w14:schemeClr w14:val="tx1"/>
                  </w14:solidFill>
                </w14:textFill>
              </w:rPr>
              <w:t>459</w:t>
            </w:r>
          </w:p>
        </w:tc>
        <w:tc>
          <w:tcPr>
            <w:tcW w:w="850" w:type="dxa"/>
            <w:tcBorders>
              <w:top w:val="nil"/>
              <w:left w:val="nil"/>
              <w:bottom w:val="single" w:color="auto" w:sz="4" w:space="0"/>
              <w:right w:val="single" w:color="auto" w:sz="4" w:space="0"/>
            </w:tcBorders>
            <w:shd w:val="clear" w:color="auto" w:fill="auto"/>
            <w:vAlign w:val="center"/>
          </w:tcPr>
          <w:p w14:paraId="34C706E3">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52</w:t>
            </w:r>
            <w:r>
              <w:rPr>
                <w:rFonts w:hint="eastAsia" w:ascii="宋体" w:hAnsi="宋体"/>
                <w:bCs/>
                <w:color w:val="000000" w:themeColor="text1"/>
                <w:sz w:val="18"/>
                <w:szCs w:val="18"/>
                <w:highlight w:val="none"/>
                <w14:textFill>
                  <w14:solidFill>
                    <w14:schemeClr w14:val="tx1"/>
                  </w14:solidFill>
                </w14:textFill>
              </w:rPr>
              <w:t>.5</w:t>
            </w:r>
          </w:p>
        </w:tc>
        <w:tc>
          <w:tcPr>
            <w:tcW w:w="850" w:type="dxa"/>
            <w:tcBorders>
              <w:top w:val="nil"/>
              <w:left w:val="nil"/>
              <w:bottom w:val="single" w:color="auto" w:sz="4" w:space="0"/>
              <w:right w:val="single" w:color="auto" w:sz="4" w:space="0"/>
            </w:tcBorders>
            <w:shd w:val="clear" w:color="auto" w:fill="auto"/>
            <w:vAlign w:val="center"/>
          </w:tcPr>
          <w:p w14:paraId="23F5067F">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del w:id="29" w:author="杰" w:date="2025-08-27T17:09:32Z">
              <w:r>
                <w:rPr>
                  <w:rFonts w:hint="eastAsia" w:ascii="宋体" w:hAnsi="宋体"/>
                  <w:bCs/>
                  <w:color w:val="auto"/>
                  <w:sz w:val="18"/>
                  <w:szCs w:val="18"/>
                  <w:highlight w:val="none"/>
                  <w:lang w:val="en-US" w:eastAsia="zh-CN"/>
                </w:rPr>
                <w:delText>518</w:delText>
              </w:r>
            </w:del>
            <w:ins w:id="30"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501</w:t>
              </w:r>
            </w:ins>
          </w:p>
          <w:p w14:paraId="13A1A8F2">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/4</w:t>
            </w:r>
            <w:r>
              <w:rPr>
                <w:rFonts w:hint="eastAsia" w:ascii="宋体" w:hAnsi="宋体"/>
                <w:bCs/>
                <w:color w:val="000000" w:themeColor="text1"/>
                <w:sz w:val="18"/>
                <w:szCs w:val="18"/>
                <w:highlight w:val="none"/>
                <w:lang w:val="en-US" w:eastAsia="zh-CN"/>
                <w14:textFill>
                  <w14:solidFill>
                    <w14:schemeClr w14:val="tx1"/>
                  </w14:solidFill>
                </w14:textFill>
              </w:rPr>
              <w:t>7</w:t>
            </w:r>
            <w:r>
              <w:rPr>
                <w:rFonts w:hint="eastAsia" w:ascii="宋体" w:hAnsi="宋体"/>
                <w:bCs/>
                <w:color w:val="000000" w:themeColor="text1"/>
                <w:sz w:val="18"/>
                <w:szCs w:val="18"/>
                <w:highlight w:val="none"/>
                <w14:textFill>
                  <w14:solidFill>
                    <w14:schemeClr w14:val="tx1"/>
                  </w14:solidFill>
                </w14:textFill>
              </w:rPr>
              <w:t>周</w:t>
            </w:r>
          </w:p>
        </w:tc>
        <w:tc>
          <w:tcPr>
            <w:tcW w:w="850" w:type="dxa"/>
            <w:tcBorders>
              <w:top w:val="nil"/>
              <w:left w:val="nil"/>
              <w:bottom w:val="single" w:color="auto" w:sz="4" w:space="0"/>
              <w:right w:val="single" w:color="auto" w:sz="4" w:space="0"/>
            </w:tcBorders>
            <w:shd w:val="clear" w:color="auto" w:fill="auto"/>
            <w:vAlign w:val="center"/>
          </w:tcPr>
          <w:p w14:paraId="10551992">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del w:id="31" w:author="杰" w:date="2025-08-27T17:15:49Z">
              <w:r>
                <w:rPr>
                  <w:rFonts w:hint="default" w:ascii="宋体" w:hAnsi="宋体"/>
                  <w:bCs/>
                  <w:color w:val="000000" w:themeColor="text1"/>
                  <w:sz w:val="18"/>
                  <w:szCs w:val="18"/>
                  <w:highlight w:val="none"/>
                  <w:lang w:val="en-US"/>
                  <w14:textFill>
                    <w14:solidFill>
                      <w14:schemeClr w14:val="tx1"/>
                    </w14:solidFill>
                  </w14:textFill>
                </w:rPr>
                <w:delText>195</w:delText>
              </w:r>
            </w:del>
            <w:ins w:id="32" w:author="杰" w:date="2025-08-27T17:15:49Z">
              <w:r>
                <w:rPr>
                  <w:rFonts w:hint="eastAsia" w:ascii="宋体" w:hAnsi="宋体"/>
                  <w:bCs/>
                  <w:color w:val="000000" w:themeColor="text1"/>
                  <w:sz w:val="18"/>
                  <w:szCs w:val="18"/>
                  <w:highlight w:val="none"/>
                  <w:lang w:val="en-US" w:eastAsia="zh-CN"/>
                  <w14:textFill>
                    <w14:solidFill>
                      <w14:schemeClr w14:val="tx1"/>
                    </w14:solidFill>
                  </w14:textFill>
                </w:rPr>
                <w:t>1</w:t>
              </w:r>
            </w:ins>
            <w:ins w:id="33" w:author="杰" w:date="2025-08-27T17:15:50Z">
              <w:r>
                <w:rPr>
                  <w:rFonts w:hint="eastAsia" w:ascii="宋体" w:hAnsi="宋体"/>
                  <w:bCs/>
                  <w:color w:val="000000" w:themeColor="text1"/>
                  <w:sz w:val="18"/>
                  <w:szCs w:val="18"/>
                  <w:highlight w:val="none"/>
                  <w:lang w:val="en-US" w:eastAsia="zh-CN"/>
                  <w14:textFill>
                    <w14:solidFill>
                      <w14:schemeClr w14:val="tx1"/>
                    </w14:solidFill>
                  </w14:textFill>
                </w:rPr>
                <w:t>9</w:t>
              </w:r>
            </w:ins>
            <w:ins w:id="34" w:author="杰" w:date="2025-08-27T17:15:51Z">
              <w:r>
                <w:rPr>
                  <w:rFonts w:hint="eastAsia" w:ascii="宋体" w:hAnsi="宋体"/>
                  <w:bCs/>
                  <w:color w:val="000000" w:themeColor="text1"/>
                  <w:sz w:val="18"/>
                  <w:szCs w:val="18"/>
                  <w:highlight w:val="none"/>
                  <w:lang w:val="en-US" w:eastAsia="zh-CN"/>
                  <w14:textFill>
                    <w14:solidFill>
                      <w14:schemeClr w14:val="tx1"/>
                    </w14:solidFill>
                  </w14:textFill>
                </w:rPr>
                <w:t>4</w:t>
              </w:r>
            </w:ins>
          </w:p>
        </w:tc>
        <w:tc>
          <w:tcPr>
            <w:tcW w:w="850" w:type="dxa"/>
            <w:tcBorders>
              <w:top w:val="nil"/>
              <w:left w:val="nil"/>
              <w:bottom w:val="single" w:color="auto" w:sz="4" w:space="0"/>
              <w:right w:val="single" w:color="auto" w:sz="4" w:space="0"/>
            </w:tcBorders>
            <w:shd w:val="clear" w:color="auto" w:fill="auto"/>
            <w:vAlign w:val="center"/>
          </w:tcPr>
          <w:p w14:paraId="3954473E">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del w:id="35" w:author="杰" w:date="2025-08-27T17:09:32Z">
              <w:r>
                <w:rPr>
                  <w:rFonts w:hint="eastAsia" w:ascii="宋体" w:hAnsi="宋体"/>
                  <w:bCs/>
                  <w:color w:val="auto"/>
                  <w:sz w:val="18"/>
                  <w:szCs w:val="18"/>
                  <w:highlight w:val="none"/>
                  <w:lang w:val="en-US" w:eastAsia="zh-CN"/>
                </w:rPr>
                <w:delText>2977</w:delText>
              </w:r>
            </w:del>
            <w:ins w:id="36"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2960</w:t>
              </w:r>
            </w:ins>
          </w:p>
          <w:p w14:paraId="75A99DD7">
            <w:pPr>
              <w:widowControl/>
              <w:snapToGrid w:val="0"/>
              <w:jc w:val="center"/>
              <w:rPr>
                <w:rFonts w:hint="default" w:ascii="宋体" w:hAnsi="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/47周</w:t>
            </w:r>
          </w:p>
        </w:tc>
      </w:tr>
      <w:tr w14:paraId="6DC50E7A">
        <w:tblPrEx>
          <w:tblCellMar>
            <w:top w:w="0" w:type="dxa"/>
            <w:left w:w="108" w:type="dxa"/>
            <w:bottom w:w="0" w:type="dxa"/>
            <w:right w:w="108" w:type="dxa"/>
          </w:tblCellMar>
        </w:tblPrEx>
        <w:trPr>
          <w:trHeight w:val="510" w:hRule="atLeast"/>
          <w:jc w:val="center"/>
        </w:trPr>
        <w:tc>
          <w:tcPr>
            <w:tcW w:w="3968" w:type="dxa"/>
            <w:gridSpan w:val="3"/>
            <w:tcBorders>
              <w:top w:val="nil"/>
              <w:left w:val="single" w:color="auto" w:sz="4" w:space="0"/>
              <w:bottom w:val="single" w:color="auto" w:sz="4" w:space="0"/>
              <w:right w:val="single" w:color="auto" w:sz="4" w:space="0"/>
            </w:tcBorders>
            <w:vAlign w:val="center"/>
          </w:tcPr>
          <w:p w14:paraId="4B006161">
            <w:pPr>
              <w:widowControl/>
              <w:snapToGrid w:val="0"/>
              <w:jc w:val="center"/>
              <w:rPr>
                <w:rFonts w:ascii="宋体" w:hAnsi="宋体"/>
                <w:b/>
                <w:bCs/>
                <w:color w:val="000000" w:themeColor="text1"/>
                <w:sz w:val="18"/>
                <w:szCs w:val="18"/>
                <w:highlight w:val="none"/>
                <w14:textFill>
                  <w14:solidFill>
                    <w14:schemeClr w14:val="tx1"/>
                  </w14:solidFill>
                </w14:textFill>
              </w:rPr>
            </w:pPr>
            <w:r>
              <w:rPr>
                <w:rFonts w:hint="eastAsia" w:ascii="宋体" w:hAnsi="宋体"/>
                <w:b/>
                <w:bCs/>
                <w:color w:val="000000" w:themeColor="text1"/>
                <w:sz w:val="18"/>
                <w:szCs w:val="18"/>
                <w:highlight w:val="none"/>
                <w14:textFill>
                  <w14:solidFill>
                    <w14:schemeClr w14:val="tx1"/>
                  </w14:solidFill>
                </w14:textFill>
              </w:rPr>
              <w:t>毕业总学分</w:t>
            </w:r>
          </w:p>
        </w:tc>
        <w:tc>
          <w:tcPr>
            <w:tcW w:w="5100" w:type="dxa"/>
            <w:gridSpan w:val="6"/>
            <w:tcBorders>
              <w:top w:val="nil"/>
              <w:left w:val="nil"/>
              <w:bottom w:val="single" w:color="auto" w:sz="4" w:space="0"/>
              <w:right w:val="single" w:color="auto" w:sz="4" w:space="0"/>
            </w:tcBorders>
            <w:shd w:val="clear" w:color="auto" w:fill="auto"/>
            <w:vAlign w:val="center"/>
          </w:tcPr>
          <w:p w14:paraId="20D0122D">
            <w:pPr>
              <w:widowControl/>
              <w:snapToGrid w:val="0"/>
              <w:jc w:val="center"/>
              <w:rPr>
                <w:rFonts w:hint="eastAsia" w:ascii="宋体" w:hAnsi="宋体" w:eastAsia="宋体"/>
                <w:bCs/>
                <w:color w:val="000000" w:themeColor="text1"/>
                <w:sz w:val="18"/>
                <w:szCs w:val="18"/>
                <w:highlight w:val="none"/>
                <w:lang w:eastAsia="zh-CN"/>
                <w14:textFill>
                  <w14:solidFill>
                    <w14:schemeClr w14:val="tx1"/>
                  </w14:solidFill>
                </w14:textFill>
              </w:rPr>
            </w:pPr>
            <w:del w:id="37" w:author="杰" w:date="2025-08-27T17:09:32Z">
              <w:r>
                <w:rPr>
                  <w:rFonts w:hint="eastAsia" w:ascii="宋体" w:hAnsi="宋体"/>
                  <w:bCs/>
                  <w:color w:val="auto"/>
                  <w:sz w:val="18"/>
                  <w:szCs w:val="18"/>
                  <w:highlight w:val="none"/>
                </w:rPr>
                <w:delText>195</w:delText>
              </w:r>
            </w:del>
            <w:ins w:id="38" w:author="杰" w:date="2025-08-27T17:09:32Z">
              <w:r>
                <w:rPr>
                  <w:rFonts w:hint="eastAsia" w:ascii="宋体" w:hAnsi="宋体"/>
                  <w:bCs/>
                  <w:color w:val="000000" w:themeColor="text1"/>
                  <w:sz w:val="18"/>
                  <w:szCs w:val="18"/>
                  <w:highlight w:val="none"/>
                  <w14:textFill>
                    <w14:solidFill>
                      <w14:schemeClr w14:val="tx1"/>
                    </w14:solidFill>
                  </w14:textFill>
                </w:rPr>
                <w:t>19</w:t>
              </w:r>
            </w:ins>
            <w:ins w:id="39" w:author="杰" w:date="2025-08-27T17:09:32Z">
              <w:r>
                <w:rPr>
                  <w:rFonts w:hint="eastAsia" w:ascii="宋体" w:hAnsi="宋体"/>
                  <w:bCs/>
                  <w:color w:val="000000" w:themeColor="text1"/>
                  <w:sz w:val="18"/>
                  <w:szCs w:val="18"/>
                  <w:highlight w:val="none"/>
                  <w:lang w:val="en-US" w:eastAsia="zh-CN"/>
                  <w14:textFill>
                    <w14:solidFill>
                      <w14:schemeClr w14:val="tx1"/>
                    </w14:solidFill>
                  </w14:textFill>
                </w:rPr>
                <w:t>4</w:t>
              </w:r>
            </w:ins>
          </w:p>
        </w:tc>
      </w:tr>
    </w:tbl>
    <w:p w14:paraId="33097E81">
      <w:pPr>
        <w:widowControl/>
        <w:adjustRightInd w:val="0"/>
        <w:spacing w:line="360" w:lineRule="auto"/>
        <w:ind w:firstLine="482" w:firstLineChars="200"/>
        <w:jc w:val="left"/>
        <w:rPr>
          <w:rFonts w:ascii="仿宋" w:hAnsi="仿宋" w:eastAsia="仿宋"/>
          <w:b/>
          <w:color w:val="000000" w:themeColor="text1"/>
          <w:sz w:val="24"/>
          <w:szCs w:val="21"/>
          <w:highlight w:val="none"/>
          <w14:textFill>
            <w14:solidFill>
              <w14:schemeClr w14:val="tx1"/>
            </w14:solidFill>
          </w14:textFill>
        </w:rPr>
      </w:pPr>
      <w:r>
        <w:rPr>
          <w:rFonts w:hint="eastAsia" w:ascii="仿宋" w:hAnsi="仿宋" w:eastAsia="仿宋"/>
          <w:b/>
          <w:color w:val="000000" w:themeColor="text1"/>
          <w:sz w:val="24"/>
          <w:szCs w:val="21"/>
          <w:highlight w:val="none"/>
          <w14:textFill>
            <w14:solidFill>
              <w14:schemeClr w14:val="tx1"/>
            </w14:solidFill>
          </w14:textFill>
        </w:rPr>
        <w:t>其中：</w:t>
      </w:r>
    </w:p>
    <w:tbl>
      <w:tblPr>
        <w:tblStyle w:val="1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0"/>
        <w:gridCol w:w="850"/>
        <w:gridCol w:w="850"/>
      </w:tblGrid>
      <w:tr w14:paraId="503A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7370" w:type="dxa"/>
            <w:vAlign w:val="center"/>
          </w:tcPr>
          <w:p w14:paraId="68EAC7E1">
            <w:pPr>
              <w:adjustRightInd w:val="0"/>
              <w:snapToGrid w:val="0"/>
              <w:jc w:val="center"/>
              <w:rPr>
                <w:rFonts w:cs="宋体" w:asciiTheme="minorEastAsia" w:hAnsiTheme="minorEastAsia" w:eastAsiaTheme="minorEastAsia"/>
                <w:b/>
                <w:color w:val="000000" w:themeColor="text1"/>
                <w:sz w:val="18"/>
                <w:szCs w:val="18"/>
                <w:highlight w:val="none"/>
                <w14:textFill>
                  <w14:solidFill>
                    <w14:schemeClr w14:val="tx1"/>
                  </w14:solidFill>
                </w14:textFill>
              </w:rPr>
            </w:pPr>
            <w:r>
              <w:rPr>
                <w:rFonts w:hint="eastAsia" w:cs="宋体" w:asciiTheme="minorEastAsia" w:hAnsiTheme="minorEastAsia" w:eastAsiaTheme="minorEastAsia"/>
                <w:b/>
                <w:color w:val="000000" w:themeColor="text1"/>
                <w:sz w:val="18"/>
                <w:szCs w:val="18"/>
                <w:highlight w:val="none"/>
                <w14:textFill>
                  <w14:solidFill>
                    <w14:schemeClr w14:val="tx1"/>
                  </w14:solidFill>
                </w14:textFill>
              </w:rPr>
              <w:t>比例类别</w:t>
            </w:r>
          </w:p>
        </w:tc>
        <w:tc>
          <w:tcPr>
            <w:tcW w:w="850" w:type="dxa"/>
            <w:vAlign w:val="center"/>
          </w:tcPr>
          <w:p w14:paraId="27F3EA35">
            <w:pPr>
              <w:adjustRightInd w:val="0"/>
              <w:snapToGrid w:val="0"/>
              <w:jc w:val="center"/>
              <w:rPr>
                <w:rFonts w:cs="宋体" w:asciiTheme="minorEastAsia" w:hAnsiTheme="minorEastAsia" w:eastAsiaTheme="minorEastAsia"/>
                <w:b/>
                <w:color w:val="000000" w:themeColor="text1"/>
                <w:sz w:val="18"/>
                <w:szCs w:val="18"/>
                <w:highlight w:val="none"/>
                <w14:textFill>
                  <w14:solidFill>
                    <w14:schemeClr w14:val="tx1"/>
                  </w14:solidFill>
                </w14:textFill>
              </w:rPr>
            </w:pPr>
            <w:r>
              <w:rPr>
                <w:rFonts w:hint="eastAsia" w:cs="宋体" w:asciiTheme="minorEastAsia" w:hAnsiTheme="minorEastAsia" w:eastAsiaTheme="minorEastAsia"/>
                <w:b/>
                <w:color w:val="000000" w:themeColor="text1"/>
                <w:sz w:val="18"/>
                <w:szCs w:val="18"/>
                <w:highlight w:val="none"/>
                <w14:textFill>
                  <w14:solidFill>
                    <w14:schemeClr w14:val="tx1"/>
                  </w14:solidFill>
                </w14:textFill>
              </w:rPr>
              <w:t>学分数</w:t>
            </w:r>
          </w:p>
        </w:tc>
        <w:tc>
          <w:tcPr>
            <w:tcW w:w="850" w:type="dxa"/>
            <w:vAlign w:val="center"/>
          </w:tcPr>
          <w:p w14:paraId="4697FF09">
            <w:pPr>
              <w:adjustRightInd w:val="0"/>
              <w:snapToGrid w:val="0"/>
              <w:jc w:val="center"/>
              <w:rPr>
                <w:rFonts w:cs="宋体" w:asciiTheme="minorEastAsia" w:hAnsiTheme="minorEastAsia" w:eastAsiaTheme="minorEastAsia"/>
                <w:b/>
                <w:color w:val="000000" w:themeColor="text1"/>
                <w:sz w:val="18"/>
                <w:szCs w:val="18"/>
                <w:highlight w:val="none"/>
                <w14:textFill>
                  <w14:solidFill>
                    <w14:schemeClr w14:val="tx1"/>
                  </w14:solidFill>
                </w14:textFill>
              </w:rPr>
            </w:pPr>
            <w:r>
              <w:rPr>
                <w:rFonts w:hint="eastAsia" w:cs="宋体" w:asciiTheme="minorEastAsia" w:hAnsiTheme="minorEastAsia" w:eastAsiaTheme="minorEastAsia"/>
                <w:b/>
                <w:color w:val="000000" w:themeColor="text1"/>
                <w:sz w:val="18"/>
                <w:szCs w:val="18"/>
                <w:highlight w:val="none"/>
                <w14:textFill>
                  <w14:solidFill>
                    <w14:schemeClr w14:val="tx1"/>
                  </w14:solidFill>
                </w14:textFill>
              </w:rPr>
              <w:t>比例</w:t>
            </w:r>
          </w:p>
        </w:tc>
      </w:tr>
      <w:tr w14:paraId="35F3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70" w:type="dxa"/>
            <w:vAlign w:val="center"/>
          </w:tcPr>
          <w:p w14:paraId="5424730E">
            <w:pPr>
              <w:adjustRightInd w:val="0"/>
              <w:snapToGrid w:val="0"/>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“选修课程”学分与占毕业总学分比例(≥30%)</w:t>
            </w:r>
          </w:p>
        </w:tc>
        <w:tc>
          <w:tcPr>
            <w:tcW w:w="850" w:type="dxa"/>
            <w:vAlign w:val="center"/>
          </w:tcPr>
          <w:p w14:paraId="42E51E2F">
            <w:pPr>
              <w:widowControl/>
              <w:snapToGrid w:val="0"/>
              <w:jc w:val="center"/>
              <w:rPr>
                <w:rFonts w:hint="default" w:ascii="宋体" w:hAnsi="宋体" w:eastAsia="宋体"/>
                <w:bCs/>
                <w:color w:val="000000" w:themeColor="text1"/>
                <w:sz w:val="18"/>
                <w:szCs w:val="18"/>
                <w:highlight w:val="none"/>
                <w:lang w:val="en-US" w:eastAsia="zh-CN"/>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61.5</w:t>
            </w:r>
          </w:p>
        </w:tc>
        <w:tc>
          <w:tcPr>
            <w:tcW w:w="850" w:type="dxa"/>
            <w:vAlign w:val="center"/>
          </w:tcPr>
          <w:p w14:paraId="3467969B">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3</w:t>
            </w:r>
            <w:r>
              <w:rPr>
                <w:rFonts w:hint="eastAsia" w:ascii="宋体" w:hAnsi="宋体"/>
                <w:bCs/>
                <w:color w:val="000000" w:themeColor="text1"/>
                <w:sz w:val="18"/>
                <w:szCs w:val="18"/>
                <w:highlight w:val="none"/>
                <w:lang w:val="en-US" w:eastAsia="zh-CN"/>
                <w14:textFill>
                  <w14:solidFill>
                    <w14:schemeClr w14:val="tx1"/>
                  </w14:solidFill>
                </w14:textFill>
              </w:rPr>
              <w:t>2</w:t>
            </w:r>
            <w:r>
              <w:rPr>
                <w:rFonts w:hint="eastAsia" w:ascii="宋体" w:hAnsi="宋体"/>
                <w:bCs/>
                <w:color w:val="000000" w:themeColor="text1"/>
                <w:sz w:val="18"/>
                <w:szCs w:val="18"/>
                <w:highlight w:val="none"/>
                <w14:textFill>
                  <w14:solidFill>
                    <w14:schemeClr w14:val="tx1"/>
                  </w14:solidFill>
                </w14:textFill>
              </w:rPr>
              <w:t>%</w:t>
            </w:r>
          </w:p>
        </w:tc>
      </w:tr>
      <w:tr w14:paraId="2E0C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70" w:type="dxa"/>
            <w:vAlign w:val="center"/>
          </w:tcPr>
          <w:p w14:paraId="1FB1EB50">
            <w:pPr>
              <w:adjustRightInd w:val="0"/>
              <w:snapToGrid w:val="0"/>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“实验实践环节”学分与占毕业总学分比例(文科类≥2</w:t>
            </w:r>
            <w:r>
              <w:rPr>
                <w:rFonts w:ascii="宋体" w:hAnsi="宋体"/>
                <w:bCs/>
                <w:color w:val="000000" w:themeColor="text1"/>
                <w:sz w:val="18"/>
                <w:szCs w:val="18"/>
                <w:highlight w:val="none"/>
                <w14:textFill>
                  <w14:solidFill>
                    <w14:schemeClr w14:val="tx1"/>
                  </w14:solidFill>
                </w14:textFill>
              </w:rPr>
              <w:t>0</w:t>
            </w:r>
            <w:r>
              <w:rPr>
                <w:rFonts w:hint="eastAsia" w:ascii="宋体" w:hAnsi="宋体"/>
                <w:bCs/>
                <w:color w:val="000000" w:themeColor="text1"/>
                <w:sz w:val="18"/>
                <w:szCs w:val="18"/>
                <w:highlight w:val="none"/>
                <w14:textFill>
                  <w14:solidFill>
                    <w14:schemeClr w14:val="tx1"/>
                  </w14:solidFill>
                </w14:textFill>
              </w:rPr>
              <w:t>%、理工医类≥2</w:t>
            </w:r>
            <w:r>
              <w:rPr>
                <w:rFonts w:ascii="宋体" w:hAnsi="宋体"/>
                <w:bCs/>
                <w:color w:val="000000" w:themeColor="text1"/>
                <w:sz w:val="18"/>
                <w:szCs w:val="18"/>
                <w:highlight w:val="none"/>
                <w14:textFill>
                  <w14:solidFill>
                    <w14:schemeClr w14:val="tx1"/>
                  </w14:solidFill>
                </w14:textFill>
              </w:rPr>
              <w:t>5</w:t>
            </w:r>
            <w:r>
              <w:rPr>
                <w:rFonts w:hint="eastAsia" w:ascii="宋体" w:hAnsi="宋体"/>
                <w:bCs/>
                <w:color w:val="000000" w:themeColor="text1"/>
                <w:sz w:val="18"/>
                <w:szCs w:val="18"/>
                <w:highlight w:val="none"/>
                <w14:textFill>
                  <w14:solidFill>
                    <w14:schemeClr w14:val="tx1"/>
                  </w14:solidFill>
                </w14:textFill>
              </w:rPr>
              <w:t>%)</w:t>
            </w:r>
          </w:p>
        </w:tc>
        <w:tc>
          <w:tcPr>
            <w:tcW w:w="850" w:type="dxa"/>
            <w:vAlign w:val="center"/>
          </w:tcPr>
          <w:p w14:paraId="6E550837">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52</w:t>
            </w:r>
            <w:r>
              <w:rPr>
                <w:rFonts w:hint="eastAsia" w:ascii="宋体" w:hAnsi="宋体"/>
                <w:bCs/>
                <w:color w:val="000000" w:themeColor="text1"/>
                <w:sz w:val="18"/>
                <w:szCs w:val="18"/>
                <w:highlight w:val="none"/>
                <w14:textFill>
                  <w14:solidFill>
                    <w14:schemeClr w14:val="tx1"/>
                  </w14:solidFill>
                </w14:textFill>
              </w:rPr>
              <w:t>.5</w:t>
            </w:r>
          </w:p>
        </w:tc>
        <w:tc>
          <w:tcPr>
            <w:tcW w:w="850" w:type="dxa"/>
            <w:vAlign w:val="center"/>
          </w:tcPr>
          <w:p w14:paraId="1E45AC80">
            <w:pPr>
              <w:widowControl/>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lang w:val="en-US" w:eastAsia="zh-CN"/>
                <w14:textFill>
                  <w14:solidFill>
                    <w14:schemeClr w14:val="tx1"/>
                  </w14:solidFill>
                </w14:textFill>
              </w:rPr>
              <w:t>27</w:t>
            </w:r>
            <w:r>
              <w:rPr>
                <w:rFonts w:hint="eastAsia" w:ascii="宋体" w:hAnsi="宋体"/>
                <w:bCs/>
                <w:color w:val="000000" w:themeColor="text1"/>
                <w:sz w:val="18"/>
                <w:szCs w:val="18"/>
                <w:highlight w:val="none"/>
                <w14:textFill>
                  <w14:solidFill>
                    <w14:schemeClr w14:val="tx1"/>
                  </w14:solidFill>
                </w14:textFill>
              </w:rPr>
              <w:t>%</w:t>
            </w:r>
          </w:p>
        </w:tc>
      </w:tr>
      <w:tr w14:paraId="39B8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070" w:type="dxa"/>
            <w:gridSpan w:val="3"/>
            <w:vAlign w:val="center"/>
          </w:tcPr>
          <w:p w14:paraId="20E3CFED">
            <w:pPr>
              <w:adjustRightInd w:val="0"/>
              <w:snapToGrid w:val="0"/>
              <w:jc w:val="center"/>
              <w:rPr>
                <w:rFonts w:cs="宋体" w:asciiTheme="minorEastAsia" w:hAnsiTheme="minorEastAsia" w:eastAsiaTheme="minorEastAsia"/>
                <w:b/>
                <w:color w:val="000000" w:themeColor="text1"/>
                <w:sz w:val="18"/>
                <w:szCs w:val="18"/>
                <w:highlight w:val="none"/>
                <w14:textFill>
                  <w14:solidFill>
                    <w14:schemeClr w14:val="tx1"/>
                  </w14:solidFill>
                </w14:textFill>
              </w:rPr>
            </w:pPr>
            <w:r>
              <w:rPr>
                <w:rFonts w:hint="eastAsia" w:cs="宋体" w:asciiTheme="minorEastAsia" w:hAnsiTheme="minorEastAsia" w:eastAsiaTheme="minorEastAsia"/>
                <w:b/>
                <w:color w:val="000000" w:themeColor="text1"/>
                <w:sz w:val="18"/>
                <w:szCs w:val="18"/>
                <w:highlight w:val="none"/>
                <w14:textFill>
                  <w14:solidFill>
                    <w14:schemeClr w14:val="tx1"/>
                  </w14:solidFill>
                </w14:textFill>
              </w:rPr>
              <w:t>以下参加工程专业认证专业填写</w:t>
            </w:r>
          </w:p>
        </w:tc>
      </w:tr>
      <w:tr w14:paraId="2589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70" w:type="dxa"/>
            <w:vAlign w:val="center"/>
          </w:tcPr>
          <w:p w14:paraId="05474786">
            <w:pPr>
              <w:adjustRightInd w:val="0"/>
              <w:snapToGrid w:val="0"/>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“数学与自然科学类课程”学分与毕业总学分比例(≥15%)</w:t>
            </w:r>
          </w:p>
        </w:tc>
        <w:tc>
          <w:tcPr>
            <w:tcW w:w="850" w:type="dxa"/>
            <w:vAlign w:val="center"/>
          </w:tcPr>
          <w:p w14:paraId="64BD44CA">
            <w:pPr>
              <w:adjustRightInd w:val="0"/>
              <w:snapToGrid w:val="0"/>
              <w:jc w:val="center"/>
              <w:rPr>
                <w:rFonts w:ascii="宋体" w:hAnsi="宋体"/>
                <w:bCs/>
                <w:color w:val="000000" w:themeColor="text1"/>
                <w:sz w:val="18"/>
                <w:szCs w:val="18"/>
                <w:highlight w:val="none"/>
                <w14:textFill>
                  <w14:solidFill>
                    <w14:schemeClr w14:val="tx1"/>
                  </w14:solidFill>
                </w14:textFill>
              </w:rPr>
            </w:pPr>
          </w:p>
        </w:tc>
        <w:tc>
          <w:tcPr>
            <w:tcW w:w="850" w:type="dxa"/>
            <w:vAlign w:val="center"/>
          </w:tcPr>
          <w:p w14:paraId="2F2D5B63">
            <w:pPr>
              <w:adjustRightInd w:val="0"/>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w:t>
            </w:r>
          </w:p>
        </w:tc>
      </w:tr>
      <w:tr w14:paraId="7A7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70" w:type="dxa"/>
            <w:vAlign w:val="center"/>
          </w:tcPr>
          <w:p w14:paraId="4601A734">
            <w:pPr>
              <w:adjustRightInd w:val="0"/>
              <w:snapToGrid w:val="0"/>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“工程基础类课程、专业基础类课程与专业类课程”学分与毕业总学分比例(≥30%)</w:t>
            </w:r>
          </w:p>
        </w:tc>
        <w:tc>
          <w:tcPr>
            <w:tcW w:w="850" w:type="dxa"/>
            <w:vAlign w:val="center"/>
          </w:tcPr>
          <w:p w14:paraId="398FFC4D">
            <w:pPr>
              <w:adjustRightInd w:val="0"/>
              <w:snapToGrid w:val="0"/>
              <w:jc w:val="center"/>
              <w:rPr>
                <w:rFonts w:ascii="宋体" w:hAnsi="宋体"/>
                <w:bCs/>
                <w:color w:val="000000" w:themeColor="text1"/>
                <w:sz w:val="18"/>
                <w:szCs w:val="18"/>
                <w:highlight w:val="none"/>
                <w14:textFill>
                  <w14:solidFill>
                    <w14:schemeClr w14:val="tx1"/>
                  </w14:solidFill>
                </w14:textFill>
              </w:rPr>
            </w:pPr>
          </w:p>
        </w:tc>
        <w:tc>
          <w:tcPr>
            <w:tcW w:w="850" w:type="dxa"/>
            <w:vAlign w:val="center"/>
          </w:tcPr>
          <w:p w14:paraId="548FE47C">
            <w:pPr>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w:t>
            </w:r>
          </w:p>
        </w:tc>
      </w:tr>
      <w:tr w14:paraId="6C3E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70" w:type="dxa"/>
            <w:vAlign w:val="center"/>
          </w:tcPr>
          <w:p w14:paraId="44C22E17">
            <w:pPr>
              <w:adjustRightInd w:val="0"/>
              <w:snapToGrid w:val="0"/>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“工程实践与毕业设计（论文）”学分与毕业总学分比例(≥20%)</w:t>
            </w:r>
          </w:p>
        </w:tc>
        <w:tc>
          <w:tcPr>
            <w:tcW w:w="850" w:type="dxa"/>
            <w:vAlign w:val="center"/>
          </w:tcPr>
          <w:p w14:paraId="0E0050DE">
            <w:pPr>
              <w:adjustRightInd w:val="0"/>
              <w:snapToGrid w:val="0"/>
              <w:jc w:val="center"/>
              <w:rPr>
                <w:rFonts w:ascii="宋体" w:hAnsi="宋体"/>
                <w:bCs/>
                <w:color w:val="000000" w:themeColor="text1"/>
                <w:sz w:val="18"/>
                <w:szCs w:val="18"/>
                <w:highlight w:val="none"/>
                <w14:textFill>
                  <w14:solidFill>
                    <w14:schemeClr w14:val="tx1"/>
                  </w14:solidFill>
                </w14:textFill>
              </w:rPr>
            </w:pPr>
          </w:p>
        </w:tc>
        <w:tc>
          <w:tcPr>
            <w:tcW w:w="850" w:type="dxa"/>
            <w:vAlign w:val="center"/>
          </w:tcPr>
          <w:p w14:paraId="4EE0AD8E">
            <w:pPr>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w:t>
            </w:r>
          </w:p>
        </w:tc>
      </w:tr>
      <w:tr w14:paraId="48A4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70" w:type="dxa"/>
            <w:vAlign w:val="center"/>
          </w:tcPr>
          <w:p w14:paraId="04CEF06C">
            <w:pPr>
              <w:adjustRightInd w:val="0"/>
              <w:snapToGrid w:val="0"/>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“人文社会科学类通识教育课程”学分与毕业总学分比例(≥15%)</w:t>
            </w:r>
          </w:p>
        </w:tc>
        <w:tc>
          <w:tcPr>
            <w:tcW w:w="850" w:type="dxa"/>
            <w:vAlign w:val="center"/>
          </w:tcPr>
          <w:p w14:paraId="36E5E22A">
            <w:pPr>
              <w:adjustRightInd w:val="0"/>
              <w:snapToGrid w:val="0"/>
              <w:jc w:val="center"/>
              <w:rPr>
                <w:rFonts w:ascii="宋体" w:hAnsi="宋体"/>
                <w:bCs/>
                <w:color w:val="000000" w:themeColor="text1"/>
                <w:sz w:val="18"/>
                <w:szCs w:val="18"/>
                <w:highlight w:val="none"/>
                <w14:textFill>
                  <w14:solidFill>
                    <w14:schemeClr w14:val="tx1"/>
                  </w14:solidFill>
                </w14:textFill>
              </w:rPr>
            </w:pPr>
          </w:p>
        </w:tc>
        <w:tc>
          <w:tcPr>
            <w:tcW w:w="850" w:type="dxa"/>
            <w:vAlign w:val="center"/>
          </w:tcPr>
          <w:p w14:paraId="278FD399">
            <w:pPr>
              <w:snapToGrid w:val="0"/>
              <w:jc w:val="center"/>
              <w:rPr>
                <w:rFonts w:ascii="宋体" w:hAnsi="宋体"/>
                <w:bCs/>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w:t>
            </w:r>
          </w:p>
        </w:tc>
      </w:tr>
    </w:tbl>
    <w:p w14:paraId="7EE99265">
      <w:pPr>
        <w:autoSpaceDE w:val="0"/>
        <w:autoSpaceDN w:val="0"/>
        <w:adjustRightInd w:val="0"/>
        <w:spacing w:line="360" w:lineRule="auto"/>
        <w:ind w:firstLine="480" w:firstLineChars="200"/>
        <w:jc w:val="left"/>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（二）第二课堂</w:t>
      </w:r>
    </w:p>
    <w:p w14:paraId="5E165926">
      <w:pPr>
        <w:autoSpaceDE w:val="0"/>
        <w:autoSpaceDN w:val="0"/>
        <w:adjustRightInd w:val="0"/>
        <w:spacing w:line="360" w:lineRule="auto"/>
        <w:ind w:firstLine="420" w:firstLineChars="200"/>
        <w:jc w:val="left"/>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按照《河北大学本科专业第二课堂人才培养方案》要求执行。</w:t>
      </w:r>
    </w:p>
    <w:p w14:paraId="6D3B2391">
      <w:pPr>
        <w:widowControl/>
        <w:jc w:val="left"/>
        <w:rPr>
          <w:rFonts w:ascii="黑体" w:eastAsia="黑体"/>
          <w:bCs/>
          <w:color w:val="000000" w:themeColor="text1"/>
          <w:sz w:val="24"/>
          <w:highlight w:val="none"/>
          <w14:textFill>
            <w14:solidFill>
              <w14:schemeClr w14:val="tx1"/>
            </w14:solidFill>
          </w14:textFill>
        </w:rPr>
      </w:pPr>
      <w:r>
        <w:rPr>
          <w:rFonts w:ascii="黑体" w:eastAsia="黑体"/>
          <w:bCs/>
          <w:color w:val="000000" w:themeColor="text1"/>
          <w:sz w:val="24"/>
          <w:highlight w:val="none"/>
          <w14:textFill>
            <w14:solidFill>
              <w14:schemeClr w14:val="tx1"/>
            </w14:solidFill>
          </w14:textFill>
        </w:rPr>
        <w:br w:type="page"/>
      </w:r>
    </w:p>
    <w:p w14:paraId="726294E5">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九、课程设置及教学进程计划表</w:t>
      </w:r>
    </w:p>
    <w:p w14:paraId="368D41A6">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（一）通识</w:t>
      </w:r>
      <w:r>
        <w:rPr>
          <w:rFonts w:ascii="黑体" w:eastAsia="黑体"/>
          <w:bCs/>
          <w:color w:val="000000" w:themeColor="text1"/>
          <w:sz w:val="24"/>
          <w:highlight w:val="none"/>
          <w14:textFill>
            <w14:solidFill>
              <w14:schemeClr w14:val="tx1"/>
            </w14:solidFill>
          </w14:textFill>
        </w:rPr>
        <w:t>教育</w:t>
      </w:r>
      <w:r>
        <w:rPr>
          <w:rFonts w:hint="eastAsia" w:ascii="黑体" w:eastAsia="黑体"/>
          <w:bCs/>
          <w:color w:val="000000" w:themeColor="text1"/>
          <w:sz w:val="24"/>
          <w:highlight w:val="none"/>
          <w14:textFill>
            <w14:solidFill>
              <w14:schemeClr w14:val="tx1"/>
            </w14:solidFill>
          </w14:textFill>
        </w:rPr>
        <w:t>课程（</w:t>
      </w:r>
      <w:del w:id="40" w:author="杰" w:date="2025-08-27T17:09:32Z">
        <w:r>
          <w:rPr>
            <w:rFonts w:ascii="黑体" w:hAnsi="黑体" w:eastAsia="黑体"/>
            <w:color w:val="auto"/>
            <w:sz w:val="24"/>
            <w:highlight w:val="none"/>
          </w:rPr>
          <w:delText>58</w:delText>
        </w:r>
      </w:del>
      <w:ins w:id="41" w:author="杰" w:date="2025-08-27T17:09:32Z">
        <w:r>
          <w:rPr>
            <w:rFonts w:hint="eastAsia" w:ascii="黑体" w:hAnsi="黑体" w:eastAsia="黑体"/>
            <w:color w:val="000000" w:themeColor="text1"/>
            <w:sz w:val="24"/>
            <w:highlight w:val="none"/>
            <w:lang w:val="en-US" w:eastAsia="zh-CN"/>
            <w14:textFill>
              <w14:solidFill>
                <w14:schemeClr w14:val="tx1"/>
              </w14:solidFill>
            </w14:textFill>
          </w:rPr>
          <w:t>60</w:t>
        </w:r>
      </w:ins>
      <w:r>
        <w:rPr>
          <w:rFonts w:hint="eastAsia" w:ascii="黑体" w:eastAsia="黑体"/>
          <w:bCs/>
          <w:color w:val="000000" w:themeColor="text1"/>
          <w:sz w:val="24"/>
          <w:highlight w:val="none"/>
          <w14:textFill>
            <w14:solidFill>
              <w14:schemeClr w14:val="tx1"/>
            </w14:solidFill>
          </w14:textFill>
        </w:rPr>
        <w:t>学分）</w:t>
      </w:r>
    </w:p>
    <w:p w14:paraId="2AE96F89">
      <w:pPr>
        <w:autoSpaceDE w:val="0"/>
        <w:autoSpaceDN w:val="0"/>
        <w:adjustRightInd w:val="0"/>
        <w:spacing w:line="360" w:lineRule="auto"/>
        <w:ind w:firstLine="480" w:firstLineChars="200"/>
        <w:rPr>
          <w:rFonts w:ascii="宋体" w:hAnsi="宋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1.通识通修课</w:t>
      </w:r>
      <w:r>
        <w:rPr>
          <w:rFonts w:ascii="黑体" w:eastAsia="黑体"/>
          <w:bCs/>
          <w:color w:val="000000" w:themeColor="text1"/>
          <w:sz w:val="24"/>
          <w:highlight w:val="none"/>
          <w14:textFill>
            <w14:solidFill>
              <w14:schemeClr w14:val="tx1"/>
            </w14:solidFill>
          </w14:textFill>
        </w:rPr>
        <w:t>（</w:t>
      </w:r>
      <w:r>
        <w:rPr>
          <w:rFonts w:hint="eastAsia" w:ascii="黑体" w:eastAsia="黑体"/>
          <w:bCs/>
          <w:color w:val="000000" w:themeColor="text1"/>
          <w:sz w:val="24"/>
          <w:highlight w:val="none"/>
          <w14:textFill>
            <w14:solidFill>
              <w14:schemeClr w14:val="tx1"/>
            </w14:solidFill>
          </w14:textFill>
        </w:rPr>
        <w:t>共修读</w:t>
      </w:r>
      <w:del w:id="42" w:author="杰" w:date="2025-08-27T17:09:32Z">
        <w:r>
          <w:rPr>
            <w:rFonts w:hint="eastAsia" w:ascii="黑体" w:eastAsia="黑体"/>
            <w:bCs/>
            <w:color w:val="auto"/>
            <w:sz w:val="24"/>
            <w:highlight w:val="none"/>
          </w:rPr>
          <w:delText>50</w:delText>
        </w:r>
      </w:del>
      <w:ins w:id="43" w:author="杰" w:date="2025-08-27T17:09:32Z">
        <w:r>
          <w:rPr>
            <w:rFonts w:hint="eastAsia" w:ascii="黑体" w:eastAsia="黑体"/>
            <w:bCs/>
            <w:color w:val="000000" w:themeColor="text1"/>
            <w:sz w:val="24"/>
            <w:highlight w:val="none"/>
            <w14:textFill>
              <w14:solidFill>
                <w14:schemeClr w14:val="tx1"/>
              </w14:solidFill>
            </w14:textFill>
          </w:rPr>
          <w:t>5</w:t>
        </w:r>
      </w:ins>
      <w:ins w:id="44" w:author="杰" w:date="2025-08-27T17:09:32Z">
        <w:r>
          <w:rPr>
            <w:rFonts w:hint="eastAsia" w:ascii="黑体" w:eastAsia="黑体"/>
            <w:bCs/>
            <w:color w:val="000000" w:themeColor="text1"/>
            <w:sz w:val="24"/>
            <w:highlight w:val="none"/>
            <w:lang w:val="en-US" w:eastAsia="zh-CN"/>
            <w14:textFill>
              <w14:solidFill>
                <w14:schemeClr w14:val="tx1"/>
              </w14:solidFill>
            </w14:textFill>
          </w:rPr>
          <w:t>2</w:t>
        </w:r>
      </w:ins>
      <w:r>
        <w:rPr>
          <w:rFonts w:hint="eastAsia" w:ascii="黑体" w:eastAsia="黑体"/>
          <w:bCs/>
          <w:color w:val="000000" w:themeColor="text1"/>
          <w:sz w:val="24"/>
          <w:highlight w:val="none"/>
          <w14:textFill>
            <w14:solidFill>
              <w14:schemeClr w14:val="tx1"/>
            </w14:solidFill>
          </w14:textFill>
        </w:rPr>
        <w:t>学分，其中实践实验环节修读</w:t>
      </w:r>
      <w:r>
        <w:rPr>
          <w:rFonts w:hint="eastAsia" w:ascii="黑体" w:eastAsia="黑体"/>
          <w:bCs/>
          <w:color w:val="000000" w:themeColor="text1"/>
          <w:sz w:val="24"/>
          <w:highlight w:val="none"/>
          <w:lang w:val="en-US" w:eastAsia="zh-CN"/>
          <w14:textFill>
            <w14:solidFill>
              <w14:schemeClr w14:val="tx1"/>
            </w14:solidFill>
          </w14:textFill>
        </w:rPr>
        <w:t>16</w:t>
      </w:r>
      <w:r>
        <w:rPr>
          <w:rFonts w:hint="eastAsia" w:ascii="黑体" w:eastAsia="黑体"/>
          <w:bCs/>
          <w:color w:val="000000" w:themeColor="text1"/>
          <w:sz w:val="24"/>
          <w:highlight w:val="none"/>
          <w14:textFill>
            <w14:solidFill>
              <w14:schemeClr w14:val="tx1"/>
            </w14:solidFill>
          </w14:textFill>
        </w:rPr>
        <w:t>学分</w:t>
      </w:r>
      <w:r>
        <w:rPr>
          <w:rFonts w:ascii="黑体" w:eastAsia="黑体"/>
          <w:bCs/>
          <w:color w:val="000000" w:themeColor="text1"/>
          <w:sz w:val="24"/>
          <w:highlight w:val="none"/>
          <w14:textFill>
            <w14:solidFill>
              <w14:schemeClr w14:val="tx1"/>
            </w14:solidFill>
          </w14:textFill>
        </w:rPr>
        <w:t>）</w:t>
      </w:r>
    </w:p>
    <w:tbl>
      <w:tblPr>
        <w:tblStyle w:val="14"/>
        <w:tblW w:w="9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45" w:author="杰" w:date="2025-08-27T17:13:32Z">
          <w:tblPr>
            <w:tblStyle w:val="14"/>
            <w:tblW w:w="9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134"/>
        <w:gridCol w:w="4248"/>
        <w:gridCol w:w="645"/>
        <w:gridCol w:w="490"/>
        <w:gridCol w:w="567"/>
        <w:gridCol w:w="567"/>
        <w:gridCol w:w="567"/>
        <w:gridCol w:w="846"/>
        <w:tblGridChange w:id="46">
          <w:tblGrid>
            <w:gridCol w:w="80"/>
            <w:gridCol w:w="1054"/>
            <w:gridCol w:w="80"/>
            <w:gridCol w:w="4168"/>
            <w:gridCol w:w="80"/>
            <w:gridCol w:w="565"/>
            <w:gridCol w:w="80"/>
            <w:gridCol w:w="410"/>
            <w:gridCol w:w="80"/>
            <w:gridCol w:w="487"/>
            <w:gridCol w:w="80"/>
            <w:gridCol w:w="487"/>
            <w:gridCol w:w="80"/>
            <w:gridCol w:w="487"/>
            <w:gridCol w:w="80"/>
            <w:gridCol w:w="766"/>
            <w:gridCol w:w="80"/>
          </w:tblGrid>
        </w:tblGridChange>
      </w:tblGrid>
      <w:tr w14:paraId="7E7D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87" w:hRule="atLeast"/>
          <w:tblHeader/>
          <w:jc w:val="center"/>
          <w:trPrChange w:id="47" w:author="杰" w:date="2025-08-27T17:13:32Z">
            <w:trPr>
              <w:gridBefore w:val="1"/>
              <w:wBefore w:w="80" w:type="dxa"/>
              <w:trHeight w:val="587" w:hRule="atLeast"/>
              <w:tblHeader/>
              <w:jc w:val="center"/>
            </w:trPr>
          </w:trPrChange>
        </w:trPr>
        <w:tc>
          <w:tcPr>
            <w:tcW w:w="1134" w:type="dxa"/>
            <w:vMerge w:val="restart"/>
            <w:tcMar>
              <w:top w:w="57" w:type="dxa"/>
              <w:left w:w="28" w:type="dxa"/>
              <w:bottom w:w="57" w:type="dxa"/>
              <w:right w:w="28" w:type="dxa"/>
            </w:tcMar>
            <w:vAlign w:val="center"/>
            <w:tcPrChange w:id="48" w:author="杰" w:date="2025-08-27T17:13:32Z">
              <w:tcPr>
                <w:tcW w:w="1134" w:type="dxa"/>
                <w:gridSpan w:val="2"/>
                <w:vMerge w:val="restart"/>
                <w:tcMar>
                  <w:top w:w="57" w:type="dxa"/>
                  <w:left w:w="28" w:type="dxa"/>
                  <w:bottom w:w="57" w:type="dxa"/>
                  <w:right w:w="28" w:type="dxa"/>
                </w:tcMar>
                <w:vAlign w:val="center"/>
                <w:tcPrChange w:id="49" w:author="杰" w:date="2025-08-27T17:13:32Z">
                  <w:tcPr>
                    <w:tcW w:w="1134" w:type="dxa"/>
                    <w:vMerge w:val="restart"/>
                    <w:tcMar>
                      <w:top w:w="57" w:type="dxa"/>
                      <w:left w:w="28" w:type="dxa"/>
                      <w:bottom w:w="57" w:type="dxa"/>
                      <w:right w:w="28" w:type="dxa"/>
                    </w:tcMar>
                    <w:vAlign w:val="center"/>
                  </w:tcPr>
                </w:tcPrChange>
              </w:tcPr>
            </w:tcPrChange>
          </w:tcPr>
          <w:p w14:paraId="225B581E">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课程号</w:t>
            </w:r>
          </w:p>
        </w:tc>
        <w:tc>
          <w:tcPr>
            <w:tcW w:w="4248" w:type="dxa"/>
            <w:vMerge w:val="restart"/>
            <w:vAlign w:val="center"/>
            <w:tcPrChange w:id="50" w:author="杰" w:date="2025-08-27T17:13:32Z">
              <w:tcPr>
                <w:tcW w:w="4248" w:type="dxa"/>
                <w:gridSpan w:val="2"/>
                <w:vMerge w:val="restart"/>
                <w:vAlign w:val="center"/>
                <w:tcPrChange w:id="51" w:author="杰" w:date="2025-08-27T17:13:32Z">
                  <w:tcPr>
                    <w:tcW w:w="4248" w:type="dxa"/>
                    <w:vMerge w:val="restart"/>
                    <w:vAlign w:val="center"/>
                  </w:tcPr>
                </w:tcPrChange>
              </w:tcPr>
            </w:tcPrChange>
          </w:tcPr>
          <w:p w14:paraId="56E5AC97">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课程名称</w:t>
            </w:r>
          </w:p>
          <w:p w14:paraId="40F7364F">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asciiTheme="minorEastAsia" w:hAnsiTheme="minorEastAsia" w:eastAsiaTheme="minorEastAsia"/>
                <w:b/>
                <w:color w:val="000000" w:themeColor="text1"/>
                <w:sz w:val="18"/>
                <w:szCs w:val="18"/>
                <w:highlight w:val="none"/>
                <w14:textFill>
                  <w14:solidFill>
                    <w14:schemeClr w14:val="tx1"/>
                  </w14:solidFill>
                </w14:textFill>
              </w:rPr>
              <w:t>Courses Name</w:t>
            </w:r>
          </w:p>
        </w:tc>
        <w:tc>
          <w:tcPr>
            <w:tcW w:w="645" w:type="dxa"/>
            <w:vMerge w:val="restart"/>
            <w:vAlign w:val="center"/>
            <w:tcPrChange w:id="52" w:author="杰" w:date="2025-08-27T17:13:32Z">
              <w:tcPr>
                <w:tcW w:w="645" w:type="dxa"/>
                <w:gridSpan w:val="2"/>
                <w:vMerge w:val="restart"/>
                <w:vAlign w:val="center"/>
                <w:tcPrChange w:id="53" w:author="杰" w:date="2025-08-27T17:13:32Z">
                  <w:tcPr>
                    <w:tcW w:w="645" w:type="dxa"/>
                    <w:vMerge w:val="restart"/>
                    <w:vAlign w:val="center"/>
                  </w:tcPr>
                </w:tcPrChange>
              </w:tcPr>
            </w:tcPrChange>
          </w:tcPr>
          <w:p w14:paraId="4A5A0BC6">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考核</w:t>
            </w:r>
          </w:p>
          <w:p w14:paraId="685F1E76">
            <w:pPr>
              <w:snapToGrid w:val="0"/>
              <w:ind w:left="-105" w:leftChars="-50" w:right="-105" w:rightChars="-50" w:firstLine="6"/>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类型</w:t>
            </w:r>
          </w:p>
        </w:tc>
        <w:tc>
          <w:tcPr>
            <w:tcW w:w="490" w:type="dxa"/>
            <w:vMerge w:val="restart"/>
            <w:vAlign w:val="center"/>
            <w:tcPrChange w:id="54" w:author="杰" w:date="2025-08-27T17:13:32Z">
              <w:tcPr>
                <w:tcW w:w="490" w:type="dxa"/>
                <w:gridSpan w:val="2"/>
                <w:vMerge w:val="restart"/>
                <w:vAlign w:val="center"/>
                <w:tcPrChange w:id="55" w:author="杰" w:date="2025-08-27T17:13:32Z">
                  <w:tcPr>
                    <w:tcW w:w="490" w:type="dxa"/>
                    <w:vMerge w:val="restart"/>
                    <w:vAlign w:val="center"/>
                  </w:tcPr>
                </w:tcPrChange>
              </w:tcPr>
            </w:tcPrChange>
          </w:tcPr>
          <w:p w14:paraId="5077D832">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kern w:val="0"/>
                <w:sz w:val="18"/>
                <w:szCs w:val="18"/>
                <w:highlight w:val="none"/>
                <w14:textFill>
                  <w14:solidFill>
                    <w14:schemeClr w14:val="tx1"/>
                  </w14:solidFill>
                </w14:textFill>
              </w:rPr>
              <w:t>学分</w:t>
            </w:r>
          </w:p>
        </w:tc>
        <w:tc>
          <w:tcPr>
            <w:tcW w:w="1701" w:type="dxa"/>
            <w:gridSpan w:val="3"/>
            <w:vAlign w:val="center"/>
            <w:tcPrChange w:id="56" w:author="杰" w:date="2025-08-27T17:13:32Z">
              <w:tcPr>
                <w:tcW w:w="1701" w:type="dxa"/>
                <w:gridSpan w:val="6"/>
                <w:vAlign w:val="center"/>
                <w:tcPrChange w:id="57" w:author="杰" w:date="2025-08-27T17:13:32Z">
                  <w:tcPr>
                    <w:tcW w:w="1701" w:type="dxa"/>
                    <w:vAlign w:val="center"/>
                  </w:tcPr>
                </w:tcPrChange>
              </w:tcPr>
            </w:tcPrChange>
          </w:tcPr>
          <w:p w14:paraId="6B163390">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学时</w:t>
            </w:r>
          </w:p>
        </w:tc>
        <w:tc>
          <w:tcPr>
            <w:tcW w:w="846" w:type="dxa"/>
            <w:vAlign w:val="center"/>
            <w:tcPrChange w:id="58" w:author="杰" w:date="2025-08-27T17:13:32Z">
              <w:tcPr>
                <w:tcW w:w="846" w:type="dxa"/>
                <w:gridSpan w:val="2"/>
                <w:vAlign w:val="center"/>
                <w:tcPrChange w:id="59" w:author="杰" w:date="2025-08-27T17:13:32Z">
                  <w:tcPr>
                    <w:tcW w:w="846" w:type="dxa"/>
                    <w:vAlign w:val="center"/>
                  </w:tcPr>
                </w:tcPrChange>
              </w:tcPr>
            </w:tcPrChange>
          </w:tcPr>
          <w:p w14:paraId="2AB0DFEC">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开课</w:t>
            </w:r>
          </w:p>
          <w:p w14:paraId="6FF82F81">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学期</w:t>
            </w:r>
          </w:p>
        </w:tc>
      </w:tr>
      <w:tr w14:paraId="1104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454" w:hRule="atLeast"/>
          <w:jc w:val="center"/>
          <w:trPrChange w:id="60" w:author="杰" w:date="2025-08-27T17:13:32Z">
            <w:trPr>
              <w:gridBefore w:val="1"/>
              <w:wBefore w:w="80" w:type="dxa"/>
              <w:trHeight w:val="454" w:hRule="atLeast"/>
              <w:jc w:val="center"/>
            </w:trPr>
          </w:trPrChange>
        </w:trPr>
        <w:tc>
          <w:tcPr>
            <w:tcW w:w="1134" w:type="dxa"/>
            <w:vMerge w:val="continue"/>
            <w:tcMar>
              <w:top w:w="57" w:type="dxa"/>
              <w:left w:w="28" w:type="dxa"/>
              <w:bottom w:w="57" w:type="dxa"/>
              <w:right w:w="28" w:type="dxa"/>
            </w:tcMar>
            <w:vAlign w:val="center"/>
            <w:tcPrChange w:id="61" w:author="杰" w:date="2025-08-27T17:13:32Z">
              <w:tcPr>
                <w:tcW w:w="1134" w:type="dxa"/>
                <w:gridSpan w:val="2"/>
                <w:vMerge w:val="continue"/>
                <w:tcMar>
                  <w:top w:w="57" w:type="dxa"/>
                  <w:left w:w="28" w:type="dxa"/>
                  <w:bottom w:w="57" w:type="dxa"/>
                  <w:right w:w="28" w:type="dxa"/>
                </w:tcMar>
                <w:vAlign w:val="center"/>
                <w:tcPrChange w:id="62" w:author="杰" w:date="2025-08-27T17:13:32Z">
                  <w:tcPr>
                    <w:tcW w:w="1134" w:type="dxa"/>
                    <w:vMerge w:val="continue"/>
                    <w:tcMar>
                      <w:top w:w="57" w:type="dxa"/>
                      <w:left w:w="28" w:type="dxa"/>
                      <w:bottom w:w="57" w:type="dxa"/>
                      <w:right w:w="28" w:type="dxa"/>
                    </w:tcMar>
                    <w:vAlign w:val="center"/>
                  </w:tcPr>
                </w:tcPrChange>
              </w:tcPr>
            </w:tcPrChange>
          </w:tcPr>
          <w:p w14:paraId="5E5B4BC1">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248" w:type="dxa"/>
            <w:vMerge w:val="continue"/>
            <w:vAlign w:val="center"/>
            <w:tcPrChange w:id="63" w:author="杰" w:date="2025-08-27T17:13:32Z">
              <w:tcPr>
                <w:tcW w:w="4248" w:type="dxa"/>
                <w:gridSpan w:val="2"/>
                <w:vMerge w:val="continue"/>
                <w:vAlign w:val="center"/>
                <w:tcPrChange w:id="64" w:author="杰" w:date="2025-08-27T17:13:32Z">
                  <w:tcPr>
                    <w:tcW w:w="4248" w:type="dxa"/>
                    <w:vMerge w:val="continue"/>
                    <w:vAlign w:val="center"/>
                  </w:tcPr>
                </w:tcPrChange>
              </w:tcPr>
            </w:tcPrChange>
          </w:tcPr>
          <w:p w14:paraId="5AE0FF0A">
            <w:pPr>
              <w:widowControl/>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645" w:type="dxa"/>
            <w:vMerge w:val="continue"/>
            <w:vAlign w:val="center"/>
            <w:tcPrChange w:id="65" w:author="杰" w:date="2025-08-27T17:13:32Z">
              <w:tcPr>
                <w:tcW w:w="645" w:type="dxa"/>
                <w:gridSpan w:val="2"/>
                <w:vMerge w:val="continue"/>
                <w:vAlign w:val="center"/>
                <w:tcPrChange w:id="66" w:author="杰" w:date="2025-08-27T17:13:32Z">
                  <w:tcPr>
                    <w:tcW w:w="645" w:type="dxa"/>
                    <w:vMerge w:val="continue"/>
                    <w:vAlign w:val="center"/>
                  </w:tcPr>
                </w:tcPrChange>
              </w:tcPr>
            </w:tcPrChange>
          </w:tcPr>
          <w:p w14:paraId="1C2B2D04">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90" w:type="dxa"/>
            <w:vMerge w:val="continue"/>
            <w:vAlign w:val="center"/>
            <w:tcPrChange w:id="67" w:author="杰" w:date="2025-08-27T17:13:32Z">
              <w:tcPr>
                <w:tcW w:w="490" w:type="dxa"/>
                <w:gridSpan w:val="2"/>
                <w:vMerge w:val="continue"/>
                <w:vAlign w:val="center"/>
                <w:tcPrChange w:id="68" w:author="杰" w:date="2025-08-27T17:13:32Z">
                  <w:tcPr>
                    <w:tcW w:w="490" w:type="dxa"/>
                    <w:vMerge w:val="continue"/>
                    <w:vAlign w:val="center"/>
                  </w:tcPr>
                </w:tcPrChange>
              </w:tcPr>
            </w:tcPrChange>
          </w:tcPr>
          <w:p w14:paraId="6FD7A13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7" w:type="dxa"/>
            <w:vAlign w:val="center"/>
            <w:tcPrChange w:id="69" w:author="杰" w:date="2025-08-27T17:13:32Z">
              <w:tcPr>
                <w:tcW w:w="567" w:type="dxa"/>
                <w:gridSpan w:val="2"/>
                <w:vAlign w:val="center"/>
                <w:tcPrChange w:id="70" w:author="杰" w:date="2025-08-27T17:13:32Z">
                  <w:tcPr>
                    <w:tcW w:w="567" w:type="dxa"/>
                    <w:vAlign w:val="center"/>
                  </w:tcPr>
                </w:tcPrChange>
              </w:tcPr>
            </w:tcPrChange>
          </w:tcPr>
          <w:p w14:paraId="4B2507DA">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小计</w:t>
            </w:r>
          </w:p>
        </w:tc>
        <w:tc>
          <w:tcPr>
            <w:tcW w:w="567" w:type="dxa"/>
            <w:vAlign w:val="center"/>
            <w:tcPrChange w:id="71" w:author="杰" w:date="2025-08-27T17:13:32Z">
              <w:tcPr>
                <w:tcW w:w="567" w:type="dxa"/>
                <w:gridSpan w:val="2"/>
                <w:vAlign w:val="center"/>
                <w:tcPrChange w:id="72" w:author="杰" w:date="2025-08-27T17:13:32Z">
                  <w:tcPr>
                    <w:tcW w:w="567" w:type="dxa"/>
                    <w:vAlign w:val="center"/>
                  </w:tcPr>
                </w:tcPrChange>
              </w:tcPr>
            </w:tcPrChange>
          </w:tcPr>
          <w:p w14:paraId="1C866CB0">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理论</w:t>
            </w:r>
          </w:p>
        </w:tc>
        <w:tc>
          <w:tcPr>
            <w:tcW w:w="567" w:type="dxa"/>
            <w:vAlign w:val="center"/>
            <w:tcPrChange w:id="73" w:author="杰" w:date="2025-08-27T17:13:32Z">
              <w:tcPr>
                <w:tcW w:w="567" w:type="dxa"/>
                <w:gridSpan w:val="2"/>
                <w:vAlign w:val="center"/>
                <w:tcPrChange w:id="74" w:author="杰" w:date="2025-08-27T17:13:32Z">
                  <w:tcPr>
                    <w:tcW w:w="567" w:type="dxa"/>
                    <w:vAlign w:val="center"/>
                  </w:tcPr>
                </w:tcPrChange>
              </w:tcPr>
            </w:tcPrChange>
          </w:tcPr>
          <w:p w14:paraId="4575AE82">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实验</w:t>
            </w:r>
          </w:p>
          <w:p w14:paraId="751FE4D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实践</w:t>
            </w:r>
          </w:p>
        </w:tc>
        <w:tc>
          <w:tcPr>
            <w:tcW w:w="846" w:type="dxa"/>
            <w:tcPrChange w:id="75" w:author="杰" w:date="2025-08-27T17:13:32Z">
              <w:tcPr>
                <w:tcW w:w="846" w:type="dxa"/>
                <w:gridSpan w:val="2"/>
                <w:tcPrChange w:id="76" w:author="杰" w:date="2025-08-27T17:13:32Z">
                  <w:tcPr>
                    <w:tcW w:w="846" w:type="dxa"/>
                  </w:tcPr>
                </w:tcPrChange>
              </w:tcPr>
            </w:tcPrChange>
          </w:tcPr>
          <w:p w14:paraId="1E184418">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r>
      <w:tr w14:paraId="7113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77" w:author="杰" w:date="2025-08-27T17:13:32Z">
            <w:trPr>
              <w:gridBefore w:val="1"/>
              <w:wBefore w:w="80" w:type="dxa"/>
              <w:trHeight w:val="510" w:hRule="atLeast"/>
              <w:jc w:val="center"/>
            </w:trPr>
          </w:trPrChange>
        </w:trPr>
        <w:tc>
          <w:tcPr>
            <w:tcW w:w="1134" w:type="dxa"/>
            <w:vAlign w:val="center"/>
            <w:tcPrChange w:id="78" w:author="杰" w:date="2025-08-27T17:13:32Z">
              <w:tcPr>
                <w:tcW w:w="1134" w:type="dxa"/>
                <w:gridSpan w:val="2"/>
                <w:vAlign w:val="center"/>
                <w:tcPrChange w:id="79" w:author="杰" w:date="2025-08-27T17:13:32Z">
                  <w:tcPr>
                    <w:tcW w:w="1134" w:type="dxa"/>
                    <w:vAlign w:val="center"/>
                    <w:tcPrChange w:id="80" w:author="杰" w:date="2025-08-27T17:13:32Z">
                      <w:tcPr>
                        <w:tcW w:w="1134" w:type="dxa"/>
                        <w:vAlign w:val="center"/>
                        <w:tcPrChange w:id="81" w:author="杰" w:date="2025-08-27T17:13:32Z">
                          <w:tcPr>
                            <w:tcW w:w="1134" w:type="dxa"/>
                            <w:vAlign w:val="center"/>
                            <w:tcPrChange w:id="82" w:author="杰" w:date="2025-08-27T17:13:32Z">
                              <w:tcPr>
                                <w:tcW w:w="1134" w:type="dxa"/>
                                <w:vAlign w:val="center"/>
                              </w:tcPr>
                            </w:tcPrChange>
                          </w:tcPr>
                        </w:tcPrChange>
                      </w:tcPr>
                    </w:tcPrChange>
                  </w:tcPr>
                </w:tcPrChange>
              </w:tcPr>
            </w:tcPrChange>
          </w:tcPr>
          <w:p w14:paraId="4113730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3123G00001</w:t>
            </w:r>
          </w:p>
        </w:tc>
        <w:tc>
          <w:tcPr>
            <w:tcW w:w="4248" w:type="dxa"/>
            <w:vAlign w:val="center"/>
            <w:tcPrChange w:id="83" w:author="杰" w:date="2025-08-27T17:13:32Z">
              <w:tcPr>
                <w:tcW w:w="4248" w:type="dxa"/>
                <w:gridSpan w:val="2"/>
                <w:vAlign w:val="center"/>
                <w:tcPrChange w:id="84" w:author="杰" w:date="2025-08-27T17:13:32Z">
                  <w:tcPr>
                    <w:tcW w:w="4248" w:type="dxa"/>
                    <w:vAlign w:val="center"/>
                    <w:tcPrChange w:id="85" w:author="杰" w:date="2025-08-27T17:13:32Z">
                      <w:tcPr>
                        <w:tcW w:w="4248" w:type="dxa"/>
                        <w:vAlign w:val="center"/>
                        <w:tcPrChange w:id="86" w:author="杰" w:date="2025-08-27T17:13:32Z">
                          <w:tcPr>
                            <w:tcW w:w="4248" w:type="dxa"/>
                            <w:vAlign w:val="center"/>
                            <w:tcPrChange w:id="87" w:author="杰" w:date="2025-08-27T17:13:32Z">
                              <w:tcPr>
                                <w:tcW w:w="4248" w:type="dxa"/>
                                <w:vAlign w:val="center"/>
                              </w:tcPr>
                            </w:tcPrChange>
                          </w:tcPr>
                        </w:tcPrChange>
                      </w:tcPr>
                    </w:tcPrChange>
                  </w:tcPr>
                </w:tcPrChange>
              </w:tcPr>
            </w:tcPrChange>
          </w:tcPr>
          <w:p w14:paraId="118849EE">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思想道德与法治</w:t>
            </w:r>
          </w:p>
          <w:p w14:paraId="33249C1A">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Ideology,</w:t>
            </w:r>
            <w:r>
              <w:rPr>
                <w:rFonts w:ascii="宋体" w:hAnsi="宋体"/>
                <w:color w:val="000000" w:themeColor="text1"/>
                <w:sz w:val="18"/>
                <w:szCs w:val="18"/>
                <w:highlight w:val="none"/>
                <w14:textFill>
                  <w14:solidFill>
                    <w14:schemeClr w14:val="tx1"/>
                  </w14:solidFill>
                </w14:textFill>
              </w:rPr>
              <w:t xml:space="preserve"> Morality and Rule of Law</w:t>
            </w:r>
          </w:p>
        </w:tc>
        <w:tc>
          <w:tcPr>
            <w:tcW w:w="645" w:type="dxa"/>
            <w:vAlign w:val="center"/>
            <w:tcPrChange w:id="88" w:author="杰" w:date="2025-08-27T17:13:32Z">
              <w:tcPr>
                <w:tcW w:w="645" w:type="dxa"/>
                <w:gridSpan w:val="2"/>
                <w:vAlign w:val="center"/>
                <w:tcPrChange w:id="89" w:author="杰" w:date="2025-08-27T17:13:32Z">
                  <w:tcPr>
                    <w:tcW w:w="645" w:type="dxa"/>
                    <w:vAlign w:val="center"/>
                    <w:tcPrChange w:id="90" w:author="杰" w:date="2025-08-27T17:13:32Z">
                      <w:tcPr>
                        <w:tcW w:w="645" w:type="dxa"/>
                        <w:vAlign w:val="center"/>
                        <w:tcPrChange w:id="91" w:author="杰" w:date="2025-08-27T17:13:32Z">
                          <w:tcPr>
                            <w:tcW w:w="645" w:type="dxa"/>
                            <w:vAlign w:val="center"/>
                            <w:tcPrChange w:id="92" w:author="杰" w:date="2025-08-27T17:13:32Z">
                              <w:tcPr>
                                <w:tcW w:w="645" w:type="dxa"/>
                                <w:vAlign w:val="center"/>
                              </w:tcPr>
                            </w:tcPrChange>
                          </w:tcPr>
                        </w:tcPrChange>
                      </w:tcPr>
                    </w:tcPrChange>
                  </w:tcPr>
                </w:tcPrChange>
              </w:tcPr>
            </w:tcPrChange>
          </w:tcPr>
          <w:p w14:paraId="0C0F466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93" w:author="杰" w:date="2025-08-27T17:13:32Z">
              <w:tcPr>
                <w:tcW w:w="490" w:type="dxa"/>
                <w:gridSpan w:val="2"/>
                <w:vAlign w:val="center"/>
                <w:tcPrChange w:id="94" w:author="杰" w:date="2025-08-27T17:13:32Z">
                  <w:tcPr>
                    <w:tcW w:w="490" w:type="dxa"/>
                    <w:vAlign w:val="center"/>
                    <w:tcPrChange w:id="95" w:author="杰" w:date="2025-08-27T17:13:32Z">
                      <w:tcPr>
                        <w:tcW w:w="490" w:type="dxa"/>
                        <w:vAlign w:val="center"/>
                        <w:tcPrChange w:id="96" w:author="杰" w:date="2025-08-27T17:13:32Z">
                          <w:tcPr>
                            <w:tcW w:w="490" w:type="dxa"/>
                            <w:vAlign w:val="center"/>
                            <w:tcPrChange w:id="97" w:author="杰" w:date="2025-08-27T17:13:32Z">
                              <w:tcPr>
                                <w:tcW w:w="490" w:type="dxa"/>
                                <w:vAlign w:val="center"/>
                              </w:tcPr>
                            </w:tcPrChange>
                          </w:tcPr>
                        </w:tcPrChange>
                      </w:tcPr>
                    </w:tcPrChange>
                  </w:tcPr>
                </w:tcPrChange>
              </w:tcPr>
            </w:tcPrChange>
          </w:tcPr>
          <w:p w14:paraId="5FD2107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2.5</w:t>
            </w:r>
          </w:p>
        </w:tc>
        <w:tc>
          <w:tcPr>
            <w:tcW w:w="567" w:type="dxa"/>
            <w:vAlign w:val="center"/>
            <w:tcPrChange w:id="98" w:author="杰" w:date="2025-08-27T17:13:32Z">
              <w:tcPr>
                <w:tcW w:w="567" w:type="dxa"/>
                <w:gridSpan w:val="2"/>
                <w:vAlign w:val="center"/>
                <w:tcPrChange w:id="99" w:author="杰" w:date="2025-08-27T17:13:32Z">
                  <w:tcPr>
                    <w:tcW w:w="567" w:type="dxa"/>
                    <w:vAlign w:val="center"/>
                    <w:tcPrChange w:id="100" w:author="杰" w:date="2025-08-27T17:13:32Z">
                      <w:tcPr>
                        <w:tcW w:w="567" w:type="dxa"/>
                        <w:vAlign w:val="center"/>
                        <w:tcPrChange w:id="101" w:author="杰" w:date="2025-08-27T17:13:32Z">
                          <w:tcPr>
                            <w:tcW w:w="567" w:type="dxa"/>
                            <w:vAlign w:val="center"/>
                            <w:tcPrChange w:id="102" w:author="杰" w:date="2025-08-27T17:13:32Z">
                              <w:tcPr>
                                <w:tcW w:w="567" w:type="dxa"/>
                                <w:vAlign w:val="center"/>
                              </w:tcPr>
                            </w:tcPrChange>
                          </w:tcPr>
                        </w:tcPrChange>
                      </w:tcPr>
                    </w:tcPrChange>
                  </w:tcPr>
                </w:tcPrChange>
              </w:tcPr>
            </w:tcPrChange>
          </w:tcPr>
          <w:p w14:paraId="6F11AC3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42</w:t>
            </w:r>
          </w:p>
        </w:tc>
        <w:tc>
          <w:tcPr>
            <w:tcW w:w="567" w:type="dxa"/>
            <w:vAlign w:val="center"/>
            <w:tcPrChange w:id="103" w:author="杰" w:date="2025-08-27T17:13:32Z">
              <w:tcPr>
                <w:tcW w:w="567" w:type="dxa"/>
                <w:gridSpan w:val="2"/>
                <w:vAlign w:val="center"/>
                <w:tcPrChange w:id="104" w:author="杰" w:date="2025-08-27T17:13:32Z">
                  <w:tcPr>
                    <w:tcW w:w="567" w:type="dxa"/>
                    <w:vAlign w:val="center"/>
                    <w:tcPrChange w:id="105" w:author="杰" w:date="2025-08-27T17:13:32Z">
                      <w:tcPr>
                        <w:tcW w:w="567" w:type="dxa"/>
                        <w:vAlign w:val="center"/>
                        <w:tcPrChange w:id="106" w:author="杰" w:date="2025-08-27T17:13:32Z">
                          <w:tcPr>
                            <w:tcW w:w="567" w:type="dxa"/>
                            <w:vAlign w:val="center"/>
                            <w:tcPrChange w:id="107" w:author="杰" w:date="2025-08-27T17:13:32Z">
                              <w:tcPr>
                                <w:tcW w:w="567" w:type="dxa"/>
                                <w:vAlign w:val="center"/>
                              </w:tcPr>
                            </w:tcPrChange>
                          </w:tcPr>
                        </w:tcPrChange>
                      </w:tcPr>
                    </w:tcPrChange>
                  </w:tcPr>
                </w:tcPrChange>
              </w:tcPr>
            </w:tcPrChange>
          </w:tcPr>
          <w:p w14:paraId="178DBA2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42</w:t>
            </w:r>
          </w:p>
        </w:tc>
        <w:tc>
          <w:tcPr>
            <w:tcW w:w="567" w:type="dxa"/>
            <w:vAlign w:val="center"/>
            <w:tcPrChange w:id="108" w:author="杰" w:date="2025-08-27T17:13:32Z">
              <w:tcPr>
                <w:tcW w:w="567" w:type="dxa"/>
                <w:gridSpan w:val="2"/>
                <w:vAlign w:val="center"/>
                <w:tcPrChange w:id="109" w:author="杰" w:date="2025-08-27T17:13:32Z">
                  <w:tcPr>
                    <w:tcW w:w="567" w:type="dxa"/>
                    <w:vAlign w:val="center"/>
                    <w:tcPrChange w:id="110" w:author="杰" w:date="2025-08-27T17:13:32Z">
                      <w:tcPr>
                        <w:tcW w:w="567" w:type="dxa"/>
                        <w:vAlign w:val="center"/>
                        <w:tcPrChange w:id="111" w:author="杰" w:date="2025-08-27T17:13:32Z">
                          <w:tcPr>
                            <w:tcW w:w="567" w:type="dxa"/>
                            <w:vAlign w:val="center"/>
                            <w:tcPrChange w:id="112" w:author="杰" w:date="2025-08-27T17:13:32Z">
                              <w:tcPr>
                                <w:tcW w:w="567" w:type="dxa"/>
                                <w:vAlign w:val="center"/>
                              </w:tcPr>
                            </w:tcPrChange>
                          </w:tcPr>
                        </w:tcPrChange>
                      </w:tcPr>
                    </w:tcPrChange>
                  </w:tcPr>
                </w:tcPrChange>
              </w:tcPr>
            </w:tcPrChange>
          </w:tcPr>
          <w:p w14:paraId="20FCF43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13" w:author="杰" w:date="2025-08-27T17:13:32Z">
              <w:tcPr>
                <w:tcW w:w="846" w:type="dxa"/>
                <w:gridSpan w:val="2"/>
                <w:vAlign w:val="center"/>
                <w:tcPrChange w:id="114" w:author="杰" w:date="2025-08-27T17:13:32Z">
                  <w:tcPr>
                    <w:tcW w:w="846" w:type="dxa"/>
                    <w:vAlign w:val="center"/>
                    <w:tcPrChange w:id="115" w:author="杰" w:date="2025-08-27T17:13:32Z">
                      <w:tcPr>
                        <w:tcW w:w="846" w:type="dxa"/>
                        <w:vAlign w:val="center"/>
                        <w:tcPrChange w:id="116" w:author="杰" w:date="2025-08-27T17:13:32Z">
                          <w:tcPr>
                            <w:tcW w:w="846" w:type="dxa"/>
                            <w:vAlign w:val="center"/>
                            <w:tcPrChange w:id="117" w:author="杰" w:date="2025-08-27T17:13:32Z">
                              <w:tcPr>
                                <w:tcW w:w="846" w:type="dxa"/>
                                <w:vAlign w:val="center"/>
                              </w:tcPr>
                            </w:tcPrChange>
                          </w:tcPr>
                        </w:tcPrChange>
                      </w:tcPr>
                    </w:tcPrChange>
                  </w:tcPr>
                </w:tcPrChange>
              </w:tcPr>
            </w:tcPrChange>
          </w:tcPr>
          <w:p w14:paraId="4C70AC2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04CF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8"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18" w:author="杰" w:date="2025-08-27T17:13:32Z">
            <w:trPr>
              <w:gridBefore w:val="1"/>
              <w:wBefore w:w="80" w:type="dxa"/>
              <w:trHeight w:val="510" w:hRule="atLeast"/>
              <w:jc w:val="center"/>
            </w:trPr>
          </w:trPrChange>
        </w:trPr>
        <w:tc>
          <w:tcPr>
            <w:tcW w:w="1134" w:type="dxa"/>
            <w:vAlign w:val="center"/>
            <w:tcPrChange w:id="119" w:author="杰" w:date="2025-08-27T17:13:32Z">
              <w:tcPr>
                <w:tcW w:w="1134" w:type="dxa"/>
                <w:gridSpan w:val="2"/>
                <w:vAlign w:val="center"/>
                <w:tcPrChange w:id="120" w:author="杰" w:date="2025-08-27T17:13:32Z">
                  <w:tcPr>
                    <w:tcW w:w="1134" w:type="dxa"/>
                    <w:vAlign w:val="center"/>
                    <w:tcPrChange w:id="121" w:author="杰" w:date="2025-08-27T17:13:32Z">
                      <w:tcPr>
                        <w:tcW w:w="1134" w:type="dxa"/>
                        <w:vAlign w:val="center"/>
                        <w:tcPrChange w:id="122" w:author="杰" w:date="2025-08-27T17:13:32Z">
                          <w:tcPr>
                            <w:tcW w:w="1134" w:type="dxa"/>
                            <w:vAlign w:val="center"/>
                            <w:tcPrChange w:id="123" w:author="杰" w:date="2025-08-27T17:13:32Z">
                              <w:tcPr>
                                <w:tcW w:w="1134" w:type="dxa"/>
                                <w:vAlign w:val="center"/>
                              </w:tcPr>
                            </w:tcPrChange>
                          </w:tcPr>
                        </w:tcPrChange>
                      </w:tcPr>
                    </w:tcPrChange>
                  </w:tcPr>
                </w:tcPrChange>
              </w:tcPr>
            </w:tcPrChange>
          </w:tcPr>
          <w:p w14:paraId="759D9F3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3123G00002</w:t>
            </w:r>
          </w:p>
        </w:tc>
        <w:tc>
          <w:tcPr>
            <w:tcW w:w="4248" w:type="dxa"/>
            <w:vAlign w:val="center"/>
            <w:tcPrChange w:id="124" w:author="杰" w:date="2025-08-27T17:13:32Z">
              <w:tcPr>
                <w:tcW w:w="4248" w:type="dxa"/>
                <w:gridSpan w:val="2"/>
                <w:vAlign w:val="center"/>
                <w:tcPrChange w:id="125" w:author="杰" w:date="2025-08-27T17:13:32Z">
                  <w:tcPr>
                    <w:tcW w:w="4248" w:type="dxa"/>
                    <w:vAlign w:val="center"/>
                    <w:tcPrChange w:id="126" w:author="杰" w:date="2025-08-27T17:13:32Z">
                      <w:tcPr>
                        <w:tcW w:w="4248" w:type="dxa"/>
                        <w:vAlign w:val="center"/>
                        <w:tcPrChange w:id="127" w:author="杰" w:date="2025-08-27T17:13:32Z">
                          <w:tcPr>
                            <w:tcW w:w="4248" w:type="dxa"/>
                            <w:vAlign w:val="center"/>
                            <w:tcPrChange w:id="128" w:author="杰" w:date="2025-08-27T17:13:32Z">
                              <w:tcPr>
                                <w:tcW w:w="4248" w:type="dxa"/>
                                <w:vAlign w:val="center"/>
                              </w:tcPr>
                            </w:tcPrChange>
                          </w:tcPr>
                        </w:tcPrChange>
                      </w:tcPr>
                    </w:tcPrChange>
                  </w:tcPr>
                </w:tcPrChange>
              </w:tcPr>
            </w:tcPrChange>
          </w:tcPr>
          <w:p w14:paraId="465802B7">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中国近现代史纲要</w:t>
            </w:r>
          </w:p>
          <w:p w14:paraId="620964EB">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Con</w:t>
            </w:r>
            <w:r>
              <w:rPr>
                <w:rFonts w:ascii="宋体" w:hAnsi="宋体"/>
                <w:color w:val="000000" w:themeColor="text1"/>
                <w:sz w:val="18"/>
                <w:szCs w:val="18"/>
                <w:highlight w:val="none"/>
                <w14:textFill>
                  <w14:solidFill>
                    <w14:schemeClr w14:val="tx1"/>
                  </w14:solidFill>
                </w14:textFill>
              </w:rPr>
              <w:t>spectus</w:t>
            </w:r>
            <w:r>
              <w:rPr>
                <w:rFonts w:hint="eastAsia" w:ascii="宋体" w:hAnsi="宋体"/>
                <w:color w:val="000000" w:themeColor="text1"/>
                <w:sz w:val="18"/>
                <w:szCs w:val="18"/>
                <w:highlight w:val="none"/>
                <w14:textFill>
                  <w14:solidFill>
                    <w14:schemeClr w14:val="tx1"/>
                  </w14:solidFill>
                </w14:textFill>
              </w:rPr>
              <w:t xml:space="preserve"> of Modern Chinese History</w:t>
            </w:r>
          </w:p>
        </w:tc>
        <w:tc>
          <w:tcPr>
            <w:tcW w:w="645" w:type="dxa"/>
            <w:vAlign w:val="center"/>
            <w:tcPrChange w:id="129" w:author="杰" w:date="2025-08-27T17:13:32Z">
              <w:tcPr>
                <w:tcW w:w="645" w:type="dxa"/>
                <w:gridSpan w:val="2"/>
                <w:vAlign w:val="center"/>
                <w:tcPrChange w:id="130" w:author="杰" w:date="2025-08-27T17:13:32Z">
                  <w:tcPr>
                    <w:tcW w:w="645" w:type="dxa"/>
                    <w:vAlign w:val="center"/>
                    <w:tcPrChange w:id="131" w:author="杰" w:date="2025-08-27T17:13:32Z">
                      <w:tcPr>
                        <w:tcW w:w="645" w:type="dxa"/>
                        <w:vAlign w:val="center"/>
                        <w:tcPrChange w:id="132" w:author="杰" w:date="2025-08-27T17:13:32Z">
                          <w:tcPr>
                            <w:tcW w:w="645" w:type="dxa"/>
                            <w:vAlign w:val="center"/>
                            <w:tcPrChange w:id="133" w:author="杰" w:date="2025-08-27T17:13:32Z">
                              <w:tcPr>
                                <w:tcW w:w="645" w:type="dxa"/>
                                <w:vAlign w:val="center"/>
                              </w:tcPr>
                            </w:tcPrChange>
                          </w:tcPr>
                        </w:tcPrChange>
                      </w:tcPr>
                    </w:tcPrChange>
                  </w:tcPr>
                </w:tcPrChange>
              </w:tcPr>
            </w:tcPrChange>
          </w:tcPr>
          <w:p w14:paraId="74F1A51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134" w:author="杰" w:date="2025-08-27T17:13:32Z">
              <w:tcPr>
                <w:tcW w:w="490" w:type="dxa"/>
                <w:gridSpan w:val="2"/>
                <w:vAlign w:val="center"/>
                <w:tcPrChange w:id="135" w:author="杰" w:date="2025-08-27T17:13:32Z">
                  <w:tcPr>
                    <w:tcW w:w="490" w:type="dxa"/>
                    <w:vAlign w:val="center"/>
                    <w:tcPrChange w:id="136" w:author="杰" w:date="2025-08-27T17:13:32Z">
                      <w:tcPr>
                        <w:tcW w:w="490" w:type="dxa"/>
                        <w:vAlign w:val="center"/>
                        <w:tcPrChange w:id="137" w:author="杰" w:date="2025-08-27T17:13:32Z">
                          <w:tcPr>
                            <w:tcW w:w="490" w:type="dxa"/>
                            <w:vAlign w:val="center"/>
                            <w:tcPrChange w:id="138" w:author="杰" w:date="2025-08-27T17:13:32Z">
                              <w:tcPr>
                                <w:tcW w:w="490" w:type="dxa"/>
                                <w:vAlign w:val="center"/>
                              </w:tcPr>
                            </w:tcPrChange>
                          </w:tcPr>
                        </w:tcPrChange>
                      </w:tcPr>
                    </w:tcPrChange>
                  </w:tcPr>
                </w:tcPrChange>
              </w:tcPr>
            </w:tcPrChange>
          </w:tcPr>
          <w:p w14:paraId="6F87339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2.5</w:t>
            </w:r>
          </w:p>
        </w:tc>
        <w:tc>
          <w:tcPr>
            <w:tcW w:w="567" w:type="dxa"/>
            <w:vAlign w:val="center"/>
            <w:tcPrChange w:id="139" w:author="杰" w:date="2025-08-27T17:13:32Z">
              <w:tcPr>
                <w:tcW w:w="567" w:type="dxa"/>
                <w:gridSpan w:val="2"/>
                <w:vAlign w:val="center"/>
                <w:tcPrChange w:id="140" w:author="杰" w:date="2025-08-27T17:13:32Z">
                  <w:tcPr>
                    <w:tcW w:w="567" w:type="dxa"/>
                    <w:vAlign w:val="center"/>
                    <w:tcPrChange w:id="141" w:author="杰" w:date="2025-08-27T17:13:32Z">
                      <w:tcPr>
                        <w:tcW w:w="567" w:type="dxa"/>
                        <w:vAlign w:val="center"/>
                        <w:tcPrChange w:id="142" w:author="杰" w:date="2025-08-27T17:13:32Z">
                          <w:tcPr>
                            <w:tcW w:w="567" w:type="dxa"/>
                            <w:vAlign w:val="center"/>
                            <w:tcPrChange w:id="143" w:author="杰" w:date="2025-08-27T17:13:32Z">
                              <w:tcPr>
                                <w:tcW w:w="567" w:type="dxa"/>
                                <w:vAlign w:val="center"/>
                              </w:tcPr>
                            </w:tcPrChange>
                          </w:tcPr>
                        </w:tcPrChange>
                      </w:tcPr>
                    </w:tcPrChange>
                  </w:tcPr>
                </w:tcPrChange>
              </w:tcPr>
            </w:tcPrChange>
          </w:tcPr>
          <w:p w14:paraId="532D35B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42</w:t>
            </w:r>
          </w:p>
        </w:tc>
        <w:tc>
          <w:tcPr>
            <w:tcW w:w="567" w:type="dxa"/>
            <w:vAlign w:val="center"/>
            <w:tcPrChange w:id="144" w:author="杰" w:date="2025-08-27T17:13:32Z">
              <w:tcPr>
                <w:tcW w:w="567" w:type="dxa"/>
                <w:gridSpan w:val="2"/>
                <w:vAlign w:val="center"/>
                <w:tcPrChange w:id="145" w:author="杰" w:date="2025-08-27T17:13:32Z">
                  <w:tcPr>
                    <w:tcW w:w="567" w:type="dxa"/>
                    <w:vAlign w:val="center"/>
                    <w:tcPrChange w:id="146" w:author="杰" w:date="2025-08-27T17:13:32Z">
                      <w:tcPr>
                        <w:tcW w:w="567" w:type="dxa"/>
                        <w:vAlign w:val="center"/>
                        <w:tcPrChange w:id="147" w:author="杰" w:date="2025-08-27T17:13:32Z">
                          <w:tcPr>
                            <w:tcW w:w="567" w:type="dxa"/>
                            <w:vAlign w:val="center"/>
                            <w:tcPrChange w:id="148" w:author="杰" w:date="2025-08-27T17:13:32Z">
                              <w:tcPr>
                                <w:tcW w:w="567" w:type="dxa"/>
                                <w:vAlign w:val="center"/>
                              </w:tcPr>
                            </w:tcPrChange>
                          </w:tcPr>
                        </w:tcPrChange>
                      </w:tcPr>
                    </w:tcPrChange>
                  </w:tcPr>
                </w:tcPrChange>
              </w:tcPr>
            </w:tcPrChange>
          </w:tcPr>
          <w:p w14:paraId="67308DA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42</w:t>
            </w:r>
          </w:p>
        </w:tc>
        <w:tc>
          <w:tcPr>
            <w:tcW w:w="567" w:type="dxa"/>
            <w:vAlign w:val="center"/>
            <w:tcPrChange w:id="149" w:author="杰" w:date="2025-08-27T17:13:32Z">
              <w:tcPr>
                <w:tcW w:w="567" w:type="dxa"/>
                <w:gridSpan w:val="2"/>
                <w:vAlign w:val="center"/>
                <w:tcPrChange w:id="150" w:author="杰" w:date="2025-08-27T17:13:32Z">
                  <w:tcPr>
                    <w:tcW w:w="567" w:type="dxa"/>
                    <w:vAlign w:val="center"/>
                    <w:tcPrChange w:id="151" w:author="杰" w:date="2025-08-27T17:13:32Z">
                      <w:tcPr>
                        <w:tcW w:w="567" w:type="dxa"/>
                        <w:vAlign w:val="center"/>
                        <w:tcPrChange w:id="152" w:author="杰" w:date="2025-08-27T17:13:32Z">
                          <w:tcPr>
                            <w:tcW w:w="567" w:type="dxa"/>
                            <w:vAlign w:val="center"/>
                            <w:tcPrChange w:id="153" w:author="杰" w:date="2025-08-27T17:13:32Z">
                              <w:tcPr>
                                <w:tcW w:w="567" w:type="dxa"/>
                                <w:vAlign w:val="center"/>
                              </w:tcPr>
                            </w:tcPrChange>
                          </w:tcPr>
                        </w:tcPrChange>
                      </w:tcPr>
                    </w:tcPrChange>
                  </w:tcPr>
                </w:tcPrChange>
              </w:tcPr>
            </w:tcPrChange>
          </w:tcPr>
          <w:p w14:paraId="755824C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54" w:author="杰" w:date="2025-08-27T17:13:32Z">
              <w:tcPr>
                <w:tcW w:w="846" w:type="dxa"/>
                <w:gridSpan w:val="2"/>
                <w:vAlign w:val="center"/>
                <w:tcPrChange w:id="155" w:author="杰" w:date="2025-08-27T17:13:32Z">
                  <w:tcPr>
                    <w:tcW w:w="846" w:type="dxa"/>
                    <w:vAlign w:val="center"/>
                    <w:tcPrChange w:id="156" w:author="杰" w:date="2025-08-27T17:13:32Z">
                      <w:tcPr>
                        <w:tcW w:w="846" w:type="dxa"/>
                        <w:vAlign w:val="center"/>
                        <w:tcPrChange w:id="157" w:author="杰" w:date="2025-08-27T17:13:32Z">
                          <w:tcPr>
                            <w:tcW w:w="846" w:type="dxa"/>
                            <w:vAlign w:val="center"/>
                            <w:tcPrChange w:id="158" w:author="杰" w:date="2025-08-27T17:13:32Z">
                              <w:tcPr>
                                <w:tcW w:w="846" w:type="dxa"/>
                                <w:vAlign w:val="center"/>
                              </w:tcPr>
                            </w:tcPrChange>
                          </w:tcPr>
                        </w:tcPrChange>
                      </w:tcPr>
                    </w:tcPrChange>
                  </w:tcPr>
                </w:tcPrChange>
              </w:tcPr>
            </w:tcPrChange>
          </w:tcPr>
          <w:p w14:paraId="02DB6B8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010F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9"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59" w:author="杰" w:date="2025-08-27T17:13:32Z">
            <w:trPr>
              <w:gridBefore w:val="1"/>
              <w:wBefore w:w="80" w:type="dxa"/>
              <w:trHeight w:val="510" w:hRule="atLeast"/>
              <w:jc w:val="center"/>
            </w:trPr>
          </w:trPrChange>
        </w:trPr>
        <w:tc>
          <w:tcPr>
            <w:tcW w:w="1134" w:type="dxa"/>
            <w:vAlign w:val="center"/>
            <w:tcPrChange w:id="160" w:author="杰" w:date="2025-08-27T17:13:32Z">
              <w:tcPr>
                <w:tcW w:w="1134" w:type="dxa"/>
                <w:gridSpan w:val="2"/>
                <w:vAlign w:val="center"/>
                <w:tcPrChange w:id="161" w:author="杰" w:date="2025-08-27T17:13:32Z">
                  <w:tcPr>
                    <w:tcW w:w="1134" w:type="dxa"/>
                    <w:vAlign w:val="center"/>
                    <w:tcPrChange w:id="162" w:author="杰" w:date="2025-08-27T17:13:32Z">
                      <w:tcPr>
                        <w:tcW w:w="1134" w:type="dxa"/>
                        <w:vAlign w:val="center"/>
                        <w:tcPrChange w:id="163" w:author="杰" w:date="2025-08-27T17:13:32Z">
                          <w:tcPr>
                            <w:tcW w:w="1134" w:type="dxa"/>
                            <w:vAlign w:val="center"/>
                            <w:tcPrChange w:id="164" w:author="杰" w:date="2025-08-27T17:13:32Z">
                              <w:tcPr>
                                <w:tcW w:w="1134" w:type="dxa"/>
                                <w:vAlign w:val="center"/>
                              </w:tcPr>
                            </w:tcPrChange>
                          </w:tcPr>
                        </w:tcPrChange>
                      </w:tcPr>
                    </w:tcPrChange>
                  </w:tcPr>
                </w:tcPrChange>
              </w:tcPr>
            </w:tcPrChange>
          </w:tcPr>
          <w:p w14:paraId="043C558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3123G00003</w:t>
            </w:r>
          </w:p>
        </w:tc>
        <w:tc>
          <w:tcPr>
            <w:tcW w:w="4248" w:type="dxa"/>
            <w:vAlign w:val="center"/>
            <w:tcPrChange w:id="165" w:author="杰" w:date="2025-08-27T17:13:32Z">
              <w:tcPr>
                <w:tcW w:w="4248" w:type="dxa"/>
                <w:gridSpan w:val="2"/>
                <w:vAlign w:val="center"/>
                <w:tcPrChange w:id="166" w:author="杰" w:date="2025-08-27T17:13:32Z">
                  <w:tcPr>
                    <w:tcW w:w="4248" w:type="dxa"/>
                    <w:vAlign w:val="center"/>
                    <w:tcPrChange w:id="167" w:author="杰" w:date="2025-08-27T17:13:32Z">
                      <w:tcPr>
                        <w:tcW w:w="4248" w:type="dxa"/>
                        <w:vAlign w:val="center"/>
                        <w:tcPrChange w:id="168" w:author="杰" w:date="2025-08-27T17:13:32Z">
                          <w:tcPr>
                            <w:tcW w:w="4248" w:type="dxa"/>
                            <w:vAlign w:val="center"/>
                            <w:tcPrChange w:id="169" w:author="杰" w:date="2025-08-27T17:13:32Z">
                              <w:tcPr>
                                <w:tcW w:w="4248" w:type="dxa"/>
                                <w:vAlign w:val="center"/>
                              </w:tcPr>
                            </w:tcPrChange>
                          </w:tcPr>
                        </w:tcPrChange>
                      </w:tcPr>
                    </w:tcPrChange>
                  </w:tcPr>
                </w:tcPrChange>
              </w:tcPr>
            </w:tcPrChange>
          </w:tcPr>
          <w:p w14:paraId="735276C0">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马克思主义基本原理</w:t>
            </w:r>
          </w:p>
          <w:p w14:paraId="10817690">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 xml:space="preserve">Basic </w:t>
            </w:r>
            <w:r>
              <w:rPr>
                <w:rFonts w:ascii="宋体" w:hAnsi="宋体"/>
                <w:color w:val="000000" w:themeColor="text1"/>
                <w:sz w:val="18"/>
                <w:szCs w:val="18"/>
                <w:highlight w:val="none"/>
                <w14:textFill>
                  <w14:solidFill>
                    <w14:schemeClr w14:val="tx1"/>
                  </w14:solidFill>
                </w14:textFill>
              </w:rPr>
              <w:t>Principles of Marxism</w:t>
            </w:r>
          </w:p>
        </w:tc>
        <w:tc>
          <w:tcPr>
            <w:tcW w:w="645" w:type="dxa"/>
            <w:vAlign w:val="center"/>
            <w:tcPrChange w:id="170" w:author="杰" w:date="2025-08-27T17:13:32Z">
              <w:tcPr>
                <w:tcW w:w="645" w:type="dxa"/>
                <w:gridSpan w:val="2"/>
                <w:vAlign w:val="center"/>
                <w:tcPrChange w:id="171" w:author="杰" w:date="2025-08-27T17:13:32Z">
                  <w:tcPr>
                    <w:tcW w:w="645" w:type="dxa"/>
                    <w:vAlign w:val="center"/>
                    <w:tcPrChange w:id="172" w:author="杰" w:date="2025-08-27T17:13:32Z">
                      <w:tcPr>
                        <w:tcW w:w="645" w:type="dxa"/>
                        <w:vAlign w:val="center"/>
                        <w:tcPrChange w:id="173" w:author="杰" w:date="2025-08-27T17:13:32Z">
                          <w:tcPr>
                            <w:tcW w:w="645" w:type="dxa"/>
                            <w:vAlign w:val="center"/>
                            <w:tcPrChange w:id="174" w:author="杰" w:date="2025-08-27T17:13:32Z">
                              <w:tcPr>
                                <w:tcW w:w="645" w:type="dxa"/>
                                <w:vAlign w:val="center"/>
                              </w:tcPr>
                            </w:tcPrChange>
                          </w:tcPr>
                        </w:tcPrChange>
                      </w:tcPr>
                    </w:tcPrChange>
                  </w:tcPr>
                </w:tcPrChange>
              </w:tcPr>
            </w:tcPrChange>
          </w:tcPr>
          <w:p w14:paraId="7A1FCD6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175" w:author="杰" w:date="2025-08-27T17:13:32Z">
              <w:tcPr>
                <w:tcW w:w="490" w:type="dxa"/>
                <w:gridSpan w:val="2"/>
                <w:vAlign w:val="center"/>
                <w:tcPrChange w:id="176" w:author="杰" w:date="2025-08-27T17:13:32Z">
                  <w:tcPr>
                    <w:tcW w:w="490" w:type="dxa"/>
                    <w:vAlign w:val="center"/>
                    <w:tcPrChange w:id="177" w:author="杰" w:date="2025-08-27T17:13:32Z">
                      <w:tcPr>
                        <w:tcW w:w="490" w:type="dxa"/>
                        <w:vAlign w:val="center"/>
                        <w:tcPrChange w:id="178" w:author="杰" w:date="2025-08-27T17:13:32Z">
                          <w:tcPr>
                            <w:tcW w:w="490" w:type="dxa"/>
                            <w:vAlign w:val="center"/>
                            <w:tcPrChange w:id="179" w:author="杰" w:date="2025-08-27T17:13:32Z">
                              <w:tcPr>
                                <w:tcW w:w="490" w:type="dxa"/>
                                <w:vAlign w:val="center"/>
                              </w:tcPr>
                            </w:tcPrChange>
                          </w:tcPr>
                        </w:tcPrChange>
                      </w:tcPr>
                    </w:tcPrChange>
                  </w:tcPr>
                </w:tcPrChange>
              </w:tcPr>
            </w:tcPrChange>
          </w:tcPr>
          <w:p w14:paraId="446190A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r>
              <w:rPr>
                <w:rFonts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Change w:id="180" w:author="杰" w:date="2025-08-27T17:13:32Z">
              <w:tcPr>
                <w:tcW w:w="567" w:type="dxa"/>
                <w:gridSpan w:val="2"/>
                <w:vAlign w:val="center"/>
                <w:tcPrChange w:id="181" w:author="杰" w:date="2025-08-27T17:13:32Z">
                  <w:tcPr>
                    <w:tcW w:w="567" w:type="dxa"/>
                    <w:vAlign w:val="center"/>
                    <w:tcPrChange w:id="182" w:author="杰" w:date="2025-08-27T17:13:32Z">
                      <w:tcPr>
                        <w:tcW w:w="567" w:type="dxa"/>
                        <w:vAlign w:val="center"/>
                        <w:tcPrChange w:id="183" w:author="杰" w:date="2025-08-27T17:13:32Z">
                          <w:tcPr>
                            <w:tcW w:w="567" w:type="dxa"/>
                            <w:vAlign w:val="center"/>
                            <w:tcPrChange w:id="184" w:author="杰" w:date="2025-08-27T17:13:32Z">
                              <w:tcPr>
                                <w:tcW w:w="567" w:type="dxa"/>
                                <w:vAlign w:val="center"/>
                              </w:tcPr>
                            </w:tcPrChange>
                          </w:tcPr>
                        </w:tcPrChange>
                      </w:tcPr>
                    </w:tcPrChange>
                  </w:tcPr>
                </w:tcPrChange>
              </w:tcPr>
            </w:tcPrChange>
          </w:tcPr>
          <w:p w14:paraId="65B32A4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42</w:t>
            </w:r>
          </w:p>
        </w:tc>
        <w:tc>
          <w:tcPr>
            <w:tcW w:w="567" w:type="dxa"/>
            <w:vAlign w:val="center"/>
            <w:tcPrChange w:id="185" w:author="杰" w:date="2025-08-27T17:13:32Z">
              <w:tcPr>
                <w:tcW w:w="567" w:type="dxa"/>
                <w:gridSpan w:val="2"/>
                <w:vAlign w:val="center"/>
                <w:tcPrChange w:id="186" w:author="杰" w:date="2025-08-27T17:13:32Z">
                  <w:tcPr>
                    <w:tcW w:w="567" w:type="dxa"/>
                    <w:vAlign w:val="center"/>
                    <w:tcPrChange w:id="187" w:author="杰" w:date="2025-08-27T17:13:32Z">
                      <w:tcPr>
                        <w:tcW w:w="567" w:type="dxa"/>
                        <w:vAlign w:val="center"/>
                        <w:tcPrChange w:id="188" w:author="杰" w:date="2025-08-27T17:13:32Z">
                          <w:tcPr>
                            <w:tcW w:w="567" w:type="dxa"/>
                            <w:vAlign w:val="center"/>
                            <w:tcPrChange w:id="189" w:author="杰" w:date="2025-08-27T17:13:32Z">
                              <w:tcPr>
                                <w:tcW w:w="567" w:type="dxa"/>
                                <w:vAlign w:val="center"/>
                              </w:tcPr>
                            </w:tcPrChange>
                          </w:tcPr>
                        </w:tcPrChange>
                      </w:tcPr>
                    </w:tcPrChange>
                  </w:tcPr>
                </w:tcPrChange>
              </w:tcPr>
            </w:tcPrChange>
          </w:tcPr>
          <w:p w14:paraId="3D188F2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42</w:t>
            </w:r>
          </w:p>
        </w:tc>
        <w:tc>
          <w:tcPr>
            <w:tcW w:w="567" w:type="dxa"/>
            <w:vAlign w:val="center"/>
            <w:tcPrChange w:id="190" w:author="杰" w:date="2025-08-27T17:13:32Z">
              <w:tcPr>
                <w:tcW w:w="567" w:type="dxa"/>
                <w:gridSpan w:val="2"/>
                <w:vAlign w:val="center"/>
                <w:tcPrChange w:id="191" w:author="杰" w:date="2025-08-27T17:13:32Z">
                  <w:tcPr>
                    <w:tcW w:w="567" w:type="dxa"/>
                    <w:vAlign w:val="center"/>
                    <w:tcPrChange w:id="192" w:author="杰" w:date="2025-08-27T17:13:32Z">
                      <w:tcPr>
                        <w:tcW w:w="567" w:type="dxa"/>
                        <w:vAlign w:val="center"/>
                        <w:tcPrChange w:id="193" w:author="杰" w:date="2025-08-27T17:13:32Z">
                          <w:tcPr>
                            <w:tcW w:w="567" w:type="dxa"/>
                            <w:vAlign w:val="center"/>
                            <w:tcPrChange w:id="194" w:author="杰" w:date="2025-08-27T17:13:32Z">
                              <w:tcPr>
                                <w:tcW w:w="567" w:type="dxa"/>
                                <w:vAlign w:val="center"/>
                              </w:tcPr>
                            </w:tcPrChange>
                          </w:tcPr>
                        </w:tcPrChange>
                      </w:tcPr>
                    </w:tcPrChange>
                  </w:tcPr>
                </w:tcPrChange>
              </w:tcPr>
            </w:tcPrChange>
          </w:tcPr>
          <w:p w14:paraId="4C1AC55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95" w:author="杰" w:date="2025-08-27T17:13:32Z">
              <w:tcPr>
                <w:tcW w:w="846" w:type="dxa"/>
                <w:gridSpan w:val="2"/>
                <w:vAlign w:val="center"/>
                <w:tcPrChange w:id="196" w:author="杰" w:date="2025-08-27T17:13:32Z">
                  <w:tcPr>
                    <w:tcW w:w="846" w:type="dxa"/>
                    <w:vAlign w:val="center"/>
                    <w:tcPrChange w:id="197" w:author="杰" w:date="2025-08-27T17:13:32Z">
                      <w:tcPr>
                        <w:tcW w:w="846" w:type="dxa"/>
                        <w:vAlign w:val="center"/>
                        <w:tcPrChange w:id="198" w:author="杰" w:date="2025-08-27T17:13:32Z">
                          <w:tcPr>
                            <w:tcW w:w="846" w:type="dxa"/>
                            <w:vAlign w:val="center"/>
                            <w:tcPrChange w:id="199" w:author="杰" w:date="2025-08-27T17:13:32Z">
                              <w:tcPr>
                                <w:tcW w:w="846" w:type="dxa"/>
                                <w:vAlign w:val="center"/>
                              </w:tcPr>
                            </w:tcPrChange>
                          </w:tcPr>
                        </w:tcPrChange>
                      </w:tcPr>
                    </w:tcPrChange>
                  </w:tcPr>
                </w:tcPrChange>
              </w:tcPr>
            </w:tcPrChange>
          </w:tcPr>
          <w:p w14:paraId="7BAA041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04C0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200" w:author="杰" w:date="2025-08-27T17:13:32Z">
            <w:trPr>
              <w:gridBefore w:val="1"/>
              <w:wBefore w:w="80" w:type="dxa"/>
              <w:trHeight w:val="510" w:hRule="atLeast"/>
              <w:jc w:val="center"/>
            </w:trPr>
          </w:trPrChange>
        </w:trPr>
        <w:tc>
          <w:tcPr>
            <w:tcW w:w="1134" w:type="dxa"/>
            <w:vAlign w:val="center"/>
            <w:tcPrChange w:id="201" w:author="杰" w:date="2025-08-27T17:13:32Z">
              <w:tcPr>
                <w:tcW w:w="1134" w:type="dxa"/>
                <w:gridSpan w:val="2"/>
                <w:vAlign w:val="center"/>
                <w:tcPrChange w:id="202" w:author="杰" w:date="2025-08-27T17:13:32Z">
                  <w:tcPr>
                    <w:tcW w:w="1134" w:type="dxa"/>
                    <w:vAlign w:val="center"/>
                    <w:tcPrChange w:id="203" w:author="杰" w:date="2025-08-27T17:13:32Z">
                      <w:tcPr>
                        <w:tcW w:w="1134" w:type="dxa"/>
                        <w:vAlign w:val="center"/>
                        <w:tcPrChange w:id="204" w:author="杰" w:date="2025-08-27T17:13:32Z">
                          <w:tcPr>
                            <w:tcW w:w="1134" w:type="dxa"/>
                            <w:vAlign w:val="center"/>
                            <w:tcPrChange w:id="205" w:author="杰" w:date="2025-08-27T17:13:32Z">
                              <w:tcPr>
                                <w:tcW w:w="1134" w:type="dxa"/>
                                <w:vAlign w:val="center"/>
                              </w:tcPr>
                            </w:tcPrChange>
                          </w:tcPr>
                        </w:tcPrChange>
                      </w:tcPr>
                    </w:tcPrChange>
                  </w:tcPr>
                </w:tcPrChange>
              </w:tcPr>
            </w:tcPrChange>
          </w:tcPr>
          <w:p w14:paraId="2970027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3123G00004</w:t>
            </w:r>
          </w:p>
        </w:tc>
        <w:tc>
          <w:tcPr>
            <w:tcW w:w="4248" w:type="dxa"/>
            <w:vAlign w:val="center"/>
            <w:tcPrChange w:id="206" w:author="杰" w:date="2025-08-27T17:13:32Z">
              <w:tcPr>
                <w:tcW w:w="4248" w:type="dxa"/>
                <w:gridSpan w:val="2"/>
                <w:vAlign w:val="center"/>
                <w:tcPrChange w:id="207" w:author="杰" w:date="2025-08-27T17:13:32Z">
                  <w:tcPr>
                    <w:tcW w:w="4248" w:type="dxa"/>
                    <w:vAlign w:val="center"/>
                    <w:tcPrChange w:id="208" w:author="杰" w:date="2025-08-27T17:13:32Z">
                      <w:tcPr>
                        <w:tcW w:w="4248" w:type="dxa"/>
                        <w:vAlign w:val="center"/>
                        <w:tcPrChange w:id="209" w:author="杰" w:date="2025-08-27T17:13:32Z">
                          <w:tcPr>
                            <w:tcW w:w="4248" w:type="dxa"/>
                            <w:vAlign w:val="center"/>
                            <w:tcPrChange w:id="210" w:author="杰" w:date="2025-08-27T17:13:32Z">
                              <w:tcPr>
                                <w:tcW w:w="4248" w:type="dxa"/>
                                <w:vAlign w:val="center"/>
                              </w:tcPr>
                            </w:tcPrChange>
                          </w:tcPr>
                        </w:tcPrChange>
                      </w:tcPr>
                    </w:tcPrChange>
                  </w:tcPr>
                </w:tcPrChange>
              </w:tcPr>
            </w:tcPrChange>
          </w:tcPr>
          <w:p w14:paraId="75DF2DB6">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毛泽东思想和中国特色社会主义理论体系概论</w:t>
            </w:r>
          </w:p>
          <w:p w14:paraId="3D54B547">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An Introduction to Mao Zedong Thought and Theoretical System of Socialism with Chinese Characteristics</w:t>
            </w:r>
          </w:p>
        </w:tc>
        <w:tc>
          <w:tcPr>
            <w:tcW w:w="645" w:type="dxa"/>
            <w:vAlign w:val="center"/>
            <w:tcPrChange w:id="211" w:author="杰" w:date="2025-08-27T17:13:32Z">
              <w:tcPr>
                <w:tcW w:w="645" w:type="dxa"/>
                <w:gridSpan w:val="2"/>
                <w:vAlign w:val="center"/>
                <w:tcPrChange w:id="212" w:author="杰" w:date="2025-08-27T17:13:32Z">
                  <w:tcPr>
                    <w:tcW w:w="645" w:type="dxa"/>
                    <w:vAlign w:val="center"/>
                    <w:tcPrChange w:id="213" w:author="杰" w:date="2025-08-27T17:13:32Z">
                      <w:tcPr>
                        <w:tcW w:w="645" w:type="dxa"/>
                        <w:vAlign w:val="center"/>
                        <w:tcPrChange w:id="214" w:author="杰" w:date="2025-08-27T17:13:32Z">
                          <w:tcPr>
                            <w:tcW w:w="645" w:type="dxa"/>
                            <w:vAlign w:val="center"/>
                            <w:tcPrChange w:id="215" w:author="杰" w:date="2025-08-27T17:13:32Z">
                              <w:tcPr>
                                <w:tcW w:w="645" w:type="dxa"/>
                                <w:vAlign w:val="center"/>
                              </w:tcPr>
                            </w:tcPrChange>
                          </w:tcPr>
                        </w:tcPrChange>
                      </w:tcPr>
                    </w:tcPrChange>
                  </w:tcPr>
                </w:tcPrChange>
              </w:tcPr>
            </w:tcPrChange>
          </w:tcPr>
          <w:p w14:paraId="27B3A8C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216" w:author="杰" w:date="2025-08-27T17:13:32Z">
              <w:tcPr>
                <w:tcW w:w="490" w:type="dxa"/>
                <w:gridSpan w:val="2"/>
                <w:vAlign w:val="center"/>
                <w:tcPrChange w:id="217" w:author="杰" w:date="2025-08-27T17:13:32Z">
                  <w:tcPr>
                    <w:tcW w:w="490" w:type="dxa"/>
                    <w:vAlign w:val="center"/>
                    <w:tcPrChange w:id="218" w:author="杰" w:date="2025-08-27T17:13:32Z">
                      <w:tcPr>
                        <w:tcW w:w="490" w:type="dxa"/>
                        <w:vAlign w:val="center"/>
                        <w:tcPrChange w:id="219" w:author="杰" w:date="2025-08-27T17:13:32Z">
                          <w:tcPr>
                            <w:tcW w:w="490" w:type="dxa"/>
                            <w:vAlign w:val="center"/>
                            <w:tcPrChange w:id="220" w:author="杰" w:date="2025-08-27T17:13:32Z">
                              <w:tcPr>
                                <w:tcW w:w="490" w:type="dxa"/>
                                <w:vAlign w:val="center"/>
                              </w:tcPr>
                            </w:tcPrChange>
                          </w:tcPr>
                        </w:tcPrChange>
                      </w:tcPr>
                    </w:tcPrChange>
                  </w:tcPr>
                </w:tcPrChange>
              </w:tcPr>
            </w:tcPrChange>
          </w:tcPr>
          <w:p w14:paraId="0B8E27A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2.5</w:t>
            </w:r>
          </w:p>
        </w:tc>
        <w:tc>
          <w:tcPr>
            <w:tcW w:w="567" w:type="dxa"/>
            <w:vAlign w:val="center"/>
            <w:tcPrChange w:id="221" w:author="杰" w:date="2025-08-27T17:13:32Z">
              <w:tcPr>
                <w:tcW w:w="567" w:type="dxa"/>
                <w:gridSpan w:val="2"/>
                <w:vAlign w:val="center"/>
                <w:tcPrChange w:id="222" w:author="杰" w:date="2025-08-27T17:13:32Z">
                  <w:tcPr>
                    <w:tcW w:w="567" w:type="dxa"/>
                    <w:vAlign w:val="center"/>
                    <w:tcPrChange w:id="223" w:author="杰" w:date="2025-08-27T17:13:32Z">
                      <w:tcPr>
                        <w:tcW w:w="567" w:type="dxa"/>
                        <w:vAlign w:val="center"/>
                        <w:tcPrChange w:id="224" w:author="杰" w:date="2025-08-27T17:13:32Z">
                          <w:tcPr>
                            <w:tcW w:w="567" w:type="dxa"/>
                            <w:vAlign w:val="center"/>
                            <w:tcPrChange w:id="225" w:author="杰" w:date="2025-08-27T17:13:32Z">
                              <w:tcPr>
                                <w:tcW w:w="567" w:type="dxa"/>
                                <w:vAlign w:val="center"/>
                              </w:tcPr>
                            </w:tcPrChange>
                          </w:tcPr>
                        </w:tcPrChange>
                      </w:tcPr>
                    </w:tcPrChange>
                  </w:tcPr>
                </w:tcPrChange>
              </w:tcPr>
            </w:tcPrChange>
          </w:tcPr>
          <w:p w14:paraId="49CDCF9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r>
              <w:rPr>
                <w:rFonts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226" w:author="杰" w:date="2025-08-27T17:13:32Z">
              <w:tcPr>
                <w:tcW w:w="567" w:type="dxa"/>
                <w:gridSpan w:val="2"/>
                <w:vAlign w:val="center"/>
                <w:tcPrChange w:id="227" w:author="杰" w:date="2025-08-27T17:13:32Z">
                  <w:tcPr>
                    <w:tcW w:w="567" w:type="dxa"/>
                    <w:vAlign w:val="center"/>
                    <w:tcPrChange w:id="228" w:author="杰" w:date="2025-08-27T17:13:32Z">
                      <w:tcPr>
                        <w:tcW w:w="567" w:type="dxa"/>
                        <w:vAlign w:val="center"/>
                        <w:tcPrChange w:id="229" w:author="杰" w:date="2025-08-27T17:13:32Z">
                          <w:tcPr>
                            <w:tcW w:w="567" w:type="dxa"/>
                            <w:vAlign w:val="center"/>
                            <w:tcPrChange w:id="230" w:author="杰" w:date="2025-08-27T17:13:32Z">
                              <w:tcPr>
                                <w:tcW w:w="567" w:type="dxa"/>
                                <w:vAlign w:val="center"/>
                              </w:tcPr>
                            </w:tcPrChange>
                          </w:tcPr>
                        </w:tcPrChange>
                      </w:tcPr>
                    </w:tcPrChange>
                  </w:tcPr>
                </w:tcPrChange>
              </w:tcPr>
            </w:tcPrChange>
          </w:tcPr>
          <w:p w14:paraId="7EBA144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r>
              <w:rPr>
                <w:rFonts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231" w:author="杰" w:date="2025-08-27T17:13:32Z">
              <w:tcPr>
                <w:tcW w:w="567" w:type="dxa"/>
                <w:gridSpan w:val="2"/>
                <w:vAlign w:val="center"/>
                <w:tcPrChange w:id="232" w:author="杰" w:date="2025-08-27T17:13:32Z">
                  <w:tcPr>
                    <w:tcW w:w="567" w:type="dxa"/>
                    <w:vAlign w:val="center"/>
                    <w:tcPrChange w:id="233" w:author="杰" w:date="2025-08-27T17:13:32Z">
                      <w:tcPr>
                        <w:tcW w:w="567" w:type="dxa"/>
                        <w:vAlign w:val="center"/>
                        <w:tcPrChange w:id="234" w:author="杰" w:date="2025-08-27T17:13:32Z">
                          <w:tcPr>
                            <w:tcW w:w="567" w:type="dxa"/>
                            <w:vAlign w:val="center"/>
                            <w:tcPrChange w:id="235" w:author="杰" w:date="2025-08-27T17:13:32Z">
                              <w:tcPr>
                                <w:tcW w:w="567" w:type="dxa"/>
                                <w:vAlign w:val="center"/>
                              </w:tcPr>
                            </w:tcPrChange>
                          </w:tcPr>
                        </w:tcPrChange>
                      </w:tcPr>
                    </w:tcPrChange>
                  </w:tcPr>
                </w:tcPrChange>
              </w:tcPr>
            </w:tcPrChange>
          </w:tcPr>
          <w:p w14:paraId="77FA119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236" w:author="杰" w:date="2025-08-27T17:13:32Z">
              <w:tcPr>
                <w:tcW w:w="846" w:type="dxa"/>
                <w:gridSpan w:val="2"/>
                <w:vAlign w:val="center"/>
                <w:tcPrChange w:id="237" w:author="杰" w:date="2025-08-27T17:13:32Z">
                  <w:tcPr>
                    <w:tcW w:w="846" w:type="dxa"/>
                    <w:vAlign w:val="center"/>
                    <w:tcPrChange w:id="238" w:author="杰" w:date="2025-08-27T17:13:32Z">
                      <w:tcPr>
                        <w:tcW w:w="846" w:type="dxa"/>
                        <w:vAlign w:val="center"/>
                        <w:tcPrChange w:id="239" w:author="杰" w:date="2025-08-27T17:13:32Z">
                          <w:tcPr>
                            <w:tcW w:w="846" w:type="dxa"/>
                            <w:vAlign w:val="center"/>
                            <w:tcPrChange w:id="240" w:author="杰" w:date="2025-08-27T17:13:32Z">
                              <w:tcPr>
                                <w:tcW w:w="846" w:type="dxa"/>
                                <w:vAlign w:val="center"/>
                              </w:tcPr>
                            </w:tcPrChange>
                          </w:tcPr>
                        </w:tcPrChange>
                      </w:tcPr>
                    </w:tcPrChange>
                  </w:tcPr>
                </w:tcPrChange>
              </w:tcPr>
            </w:tcPrChange>
          </w:tcPr>
          <w:p w14:paraId="69F140F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65F4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1"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241" w:author="杰" w:date="2025-08-27T17:13:32Z">
            <w:trPr>
              <w:gridBefore w:val="1"/>
              <w:wBefore w:w="80" w:type="dxa"/>
              <w:trHeight w:val="510" w:hRule="atLeast"/>
              <w:jc w:val="center"/>
            </w:trPr>
          </w:trPrChange>
        </w:trPr>
        <w:tc>
          <w:tcPr>
            <w:tcW w:w="1134" w:type="dxa"/>
            <w:vAlign w:val="center"/>
            <w:tcPrChange w:id="242" w:author="杰" w:date="2025-08-27T17:13:32Z">
              <w:tcPr>
                <w:tcW w:w="1134" w:type="dxa"/>
                <w:gridSpan w:val="2"/>
                <w:vAlign w:val="center"/>
                <w:tcPrChange w:id="243" w:author="杰" w:date="2025-08-27T17:13:32Z">
                  <w:tcPr>
                    <w:tcW w:w="1134" w:type="dxa"/>
                    <w:vAlign w:val="center"/>
                    <w:tcPrChange w:id="244" w:author="杰" w:date="2025-08-27T17:13:32Z">
                      <w:tcPr>
                        <w:tcW w:w="1134" w:type="dxa"/>
                        <w:vAlign w:val="center"/>
                        <w:tcPrChange w:id="245" w:author="杰" w:date="2025-08-27T17:13:32Z">
                          <w:tcPr>
                            <w:tcW w:w="1134" w:type="dxa"/>
                            <w:vAlign w:val="center"/>
                            <w:tcPrChange w:id="246" w:author="杰" w:date="2025-08-27T17:13:32Z">
                              <w:tcPr>
                                <w:tcW w:w="1134" w:type="dxa"/>
                                <w:vAlign w:val="center"/>
                              </w:tcPr>
                            </w:tcPrChange>
                          </w:tcPr>
                        </w:tcPrChange>
                      </w:tcPr>
                    </w:tcPrChange>
                  </w:tcPr>
                </w:tcPrChange>
              </w:tcPr>
            </w:tcPrChange>
          </w:tcPr>
          <w:p w14:paraId="0617C61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3123G00005</w:t>
            </w:r>
          </w:p>
        </w:tc>
        <w:tc>
          <w:tcPr>
            <w:tcW w:w="4248" w:type="dxa"/>
            <w:vAlign w:val="center"/>
            <w:tcPrChange w:id="247" w:author="杰" w:date="2025-08-27T17:13:32Z">
              <w:tcPr>
                <w:tcW w:w="4248" w:type="dxa"/>
                <w:gridSpan w:val="2"/>
                <w:vAlign w:val="center"/>
                <w:tcPrChange w:id="248" w:author="杰" w:date="2025-08-27T17:13:32Z">
                  <w:tcPr>
                    <w:tcW w:w="4248" w:type="dxa"/>
                    <w:vAlign w:val="center"/>
                    <w:tcPrChange w:id="249" w:author="杰" w:date="2025-08-27T17:13:32Z">
                      <w:tcPr>
                        <w:tcW w:w="4248" w:type="dxa"/>
                        <w:vAlign w:val="center"/>
                        <w:tcPrChange w:id="250" w:author="杰" w:date="2025-08-27T17:13:32Z">
                          <w:tcPr>
                            <w:tcW w:w="4248" w:type="dxa"/>
                            <w:vAlign w:val="center"/>
                            <w:tcPrChange w:id="251" w:author="杰" w:date="2025-08-27T17:13:32Z">
                              <w:tcPr>
                                <w:tcW w:w="4248" w:type="dxa"/>
                                <w:vAlign w:val="center"/>
                              </w:tcPr>
                            </w:tcPrChange>
                          </w:tcPr>
                        </w:tcPrChange>
                      </w:tcPr>
                    </w:tcPrChange>
                  </w:tcPr>
                </w:tcPrChange>
              </w:tcPr>
            </w:tcPrChange>
          </w:tcPr>
          <w:p w14:paraId="051693A2">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习近平新时代中国特色社会主义思想概论</w:t>
            </w:r>
          </w:p>
          <w:p w14:paraId="6D61925E">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An Introduction to Xi Jinping Thought on Socialism with Chinese Characteristics for a New Era</w:t>
            </w:r>
          </w:p>
        </w:tc>
        <w:tc>
          <w:tcPr>
            <w:tcW w:w="645" w:type="dxa"/>
            <w:vAlign w:val="center"/>
            <w:tcPrChange w:id="252" w:author="杰" w:date="2025-08-27T17:13:32Z">
              <w:tcPr>
                <w:tcW w:w="645" w:type="dxa"/>
                <w:gridSpan w:val="2"/>
                <w:vAlign w:val="center"/>
                <w:tcPrChange w:id="253" w:author="杰" w:date="2025-08-27T17:13:32Z">
                  <w:tcPr>
                    <w:tcW w:w="645" w:type="dxa"/>
                    <w:vAlign w:val="center"/>
                    <w:tcPrChange w:id="254" w:author="杰" w:date="2025-08-27T17:13:32Z">
                      <w:tcPr>
                        <w:tcW w:w="645" w:type="dxa"/>
                        <w:vAlign w:val="center"/>
                        <w:tcPrChange w:id="255" w:author="杰" w:date="2025-08-27T17:13:32Z">
                          <w:tcPr>
                            <w:tcW w:w="645" w:type="dxa"/>
                            <w:vAlign w:val="center"/>
                            <w:tcPrChange w:id="256" w:author="杰" w:date="2025-08-27T17:13:32Z">
                              <w:tcPr>
                                <w:tcW w:w="645" w:type="dxa"/>
                                <w:vAlign w:val="center"/>
                              </w:tcPr>
                            </w:tcPrChange>
                          </w:tcPr>
                        </w:tcPrChange>
                      </w:tcPr>
                    </w:tcPrChange>
                  </w:tcPr>
                </w:tcPrChange>
              </w:tcPr>
            </w:tcPrChange>
          </w:tcPr>
          <w:p w14:paraId="1C15DBC1">
            <w:pPr>
              <w:snapToGrid w:val="0"/>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257" w:author="杰" w:date="2025-08-27T17:13:32Z">
              <w:tcPr>
                <w:tcW w:w="490" w:type="dxa"/>
                <w:gridSpan w:val="2"/>
                <w:vAlign w:val="center"/>
                <w:tcPrChange w:id="258" w:author="杰" w:date="2025-08-27T17:13:32Z">
                  <w:tcPr>
                    <w:tcW w:w="490" w:type="dxa"/>
                    <w:vAlign w:val="center"/>
                    <w:tcPrChange w:id="259" w:author="杰" w:date="2025-08-27T17:13:32Z">
                      <w:tcPr>
                        <w:tcW w:w="490" w:type="dxa"/>
                        <w:vAlign w:val="center"/>
                        <w:tcPrChange w:id="260" w:author="杰" w:date="2025-08-27T17:13:32Z">
                          <w:tcPr>
                            <w:tcW w:w="490" w:type="dxa"/>
                            <w:vAlign w:val="center"/>
                            <w:tcPrChange w:id="261" w:author="杰" w:date="2025-08-27T17:13:32Z">
                              <w:tcPr>
                                <w:tcW w:w="490" w:type="dxa"/>
                                <w:vAlign w:val="center"/>
                              </w:tcPr>
                            </w:tcPrChange>
                          </w:tcPr>
                        </w:tcPrChange>
                      </w:tcPr>
                    </w:tcPrChange>
                  </w:tcPr>
                </w:tcPrChange>
              </w:tcPr>
            </w:tcPrChange>
          </w:tcPr>
          <w:p w14:paraId="32755C8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c>
          <w:tcPr>
            <w:tcW w:w="567" w:type="dxa"/>
            <w:vAlign w:val="center"/>
            <w:tcPrChange w:id="262" w:author="杰" w:date="2025-08-27T17:13:32Z">
              <w:tcPr>
                <w:tcW w:w="567" w:type="dxa"/>
                <w:gridSpan w:val="2"/>
                <w:vAlign w:val="center"/>
                <w:tcPrChange w:id="263" w:author="杰" w:date="2025-08-27T17:13:32Z">
                  <w:tcPr>
                    <w:tcW w:w="567" w:type="dxa"/>
                    <w:vAlign w:val="center"/>
                    <w:tcPrChange w:id="264" w:author="杰" w:date="2025-08-27T17:13:32Z">
                      <w:tcPr>
                        <w:tcW w:w="567" w:type="dxa"/>
                        <w:vAlign w:val="center"/>
                        <w:tcPrChange w:id="265" w:author="杰" w:date="2025-08-27T17:13:32Z">
                          <w:tcPr>
                            <w:tcW w:w="567" w:type="dxa"/>
                            <w:vAlign w:val="center"/>
                            <w:tcPrChange w:id="266" w:author="杰" w:date="2025-08-27T17:13:32Z">
                              <w:tcPr>
                                <w:tcW w:w="567" w:type="dxa"/>
                                <w:vAlign w:val="center"/>
                              </w:tcPr>
                            </w:tcPrChange>
                          </w:tcPr>
                        </w:tcPrChange>
                      </w:tcPr>
                    </w:tcPrChange>
                  </w:tcPr>
                </w:tcPrChange>
              </w:tcPr>
            </w:tcPrChange>
          </w:tcPr>
          <w:p w14:paraId="216F837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267" w:author="杰" w:date="2025-08-27T17:13:32Z">
              <w:tcPr>
                <w:tcW w:w="567" w:type="dxa"/>
                <w:gridSpan w:val="2"/>
                <w:vAlign w:val="center"/>
                <w:tcPrChange w:id="268" w:author="杰" w:date="2025-08-27T17:13:32Z">
                  <w:tcPr>
                    <w:tcW w:w="567" w:type="dxa"/>
                    <w:vAlign w:val="center"/>
                    <w:tcPrChange w:id="269" w:author="杰" w:date="2025-08-27T17:13:32Z">
                      <w:tcPr>
                        <w:tcW w:w="567" w:type="dxa"/>
                        <w:vAlign w:val="center"/>
                        <w:tcPrChange w:id="270" w:author="杰" w:date="2025-08-27T17:13:32Z">
                          <w:tcPr>
                            <w:tcW w:w="567" w:type="dxa"/>
                            <w:vAlign w:val="center"/>
                            <w:tcPrChange w:id="271" w:author="杰" w:date="2025-08-27T17:13:32Z">
                              <w:tcPr>
                                <w:tcW w:w="567" w:type="dxa"/>
                                <w:vAlign w:val="center"/>
                              </w:tcPr>
                            </w:tcPrChange>
                          </w:tcPr>
                        </w:tcPrChange>
                      </w:tcPr>
                    </w:tcPrChange>
                  </w:tcPr>
                </w:tcPrChange>
              </w:tcPr>
            </w:tcPrChange>
          </w:tcPr>
          <w:p w14:paraId="5A680F5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272" w:author="杰" w:date="2025-08-27T17:13:32Z">
              <w:tcPr>
                <w:tcW w:w="567" w:type="dxa"/>
                <w:gridSpan w:val="2"/>
                <w:vAlign w:val="center"/>
                <w:tcPrChange w:id="273" w:author="杰" w:date="2025-08-27T17:13:32Z">
                  <w:tcPr>
                    <w:tcW w:w="567" w:type="dxa"/>
                    <w:vAlign w:val="center"/>
                    <w:tcPrChange w:id="274" w:author="杰" w:date="2025-08-27T17:13:32Z">
                      <w:tcPr>
                        <w:tcW w:w="567" w:type="dxa"/>
                        <w:vAlign w:val="center"/>
                        <w:tcPrChange w:id="275" w:author="杰" w:date="2025-08-27T17:13:32Z">
                          <w:tcPr>
                            <w:tcW w:w="567" w:type="dxa"/>
                            <w:vAlign w:val="center"/>
                            <w:tcPrChange w:id="276" w:author="杰" w:date="2025-08-27T17:13:32Z">
                              <w:tcPr>
                                <w:tcW w:w="567" w:type="dxa"/>
                                <w:vAlign w:val="center"/>
                              </w:tcPr>
                            </w:tcPrChange>
                          </w:tcPr>
                        </w:tcPrChange>
                      </w:tcPr>
                    </w:tcPrChange>
                  </w:tcPr>
                </w:tcPrChange>
              </w:tcPr>
            </w:tcPrChange>
          </w:tcPr>
          <w:p w14:paraId="12155CF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277" w:author="杰" w:date="2025-08-27T17:13:32Z">
              <w:tcPr>
                <w:tcW w:w="846" w:type="dxa"/>
                <w:gridSpan w:val="2"/>
                <w:vAlign w:val="center"/>
                <w:tcPrChange w:id="278" w:author="杰" w:date="2025-08-27T17:13:32Z">
                  <w:tcPr>
                    <w:tcW w:w="846" w:type="dxa"/>
                    <w:vAlign w:val="center"/>
                    <w:tcPrChange w:id="279" w:author="杰" w:date="2025-08-27T17:13:32Z">
                      <w:tcPr>
                        <w:tcW w:w="846" w:type="dxa"/>
                        <w:vAlign w:val="center"/>
                        <w:tcPrChange w:id="280" w:author="杰" w:date="2025-08-27T17:13:32Z">
                          <w:tcPr>
                            <w:tcW w:w="846" w:type="dxa"/>
                            <w:vAlign w:val="center"/>
                            <w:tcPrChange w:id="281" w:author="杰" w:date="2025-08-27T17:13:32Z">
                              <w:tcPr>
                                <w:tcW w:w="846" w:type="dxa"/>
                                <w:vAlign w:val="center"/>
                              </w:tcPr>
                            </w:tcPrChange>
                          </w:tcPr>
                        </w:tcPrChange>
                      </w:tcPr>
                    </w:tcPrChange>
                  </w:tcPr>
                </w:tcPrChange>
              </w:tcPr>
            </w:tcPrChange>
          </w:tcPr>
          <w:p w14:paraId="6038D279">
            <w:pPr>
              <w:snapToGrid w:val="0"/>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6</w:t>
            </w:r>
          </w:p>
        </w:tc>
      </w:tr>
      <w:tr w14:paraId="72BB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2"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282" w:author="杰" w:date="2025-08-27T17:13:32Z">
            <w:trPr>
              <w:gridBefore w:val="1"/>
              <w:wBefore w:w="80" w:type="dxa"/>
              <w:trHeight w:val="510" w:hRule="atLeast"/>
              <w:jc w:val="center"/>
            </w:trPr>
          </w:trPrChange>
        </w:trPr>
        <w:tc>
          <w:tcPr>
            <w:tcW w:w="1134" w:type="dxa"/>
            <w:vAlign w:val="center"/>
            <w:tcPrChange w:id="283" w:author="杰" w:date="2025-08-27T17:13:32Z">
              <w:tcPr>
                <w:tcW w:w="1134" w:type="dxa"/>
                <w:gridSpan w:val="2"/>
                <w:vAlign w:val="center"/>
                <w:tcPrChange w:id="284" w:author="杰" w:date="2025-08-27T17:13:32Z">
                  <w:tcPr>
                    <w:tcW w:w="1134" w:type="dxa"/>
                    <w:vAlign w:val="center"/>
                    <w:tcPrChange w:id="285" w:author="杰" w:date="2025-08-27T17:13:32Z">
                      <w:tcPr>
                        <w:tcW w:w="1134" w:type="dxa"/>
                        <w:vAlign w:val="center"/>
                        <w:tcPrChange w:id="286" w:author="杰" w:date="2025-08-27T17:13:32Z">
                          <w:tcPr>
                            <w:tcW w:w="1134" w:type="dxa"/>
                            <w:vAlign w:val="center"/>
                            <w:tcPrChange w:id="287" w:author="杰" w:date="2025-08-27T17:13:32Z">
                              <w:tcPr>
                                <w:tcW w:w="1134" w:type="dxa"/>
                                <w:vAlign w:val="center"/>
                              </w:tcPr>
                            </w:tcPrChange>
                          </w:tcPr>
                        </w:tcPrChange>
                      </w:tcPr>
                    </w:tcPrChange>
                  </w:tcPr>
                </w:tcPrChange>
              </w:tcPr>
            </w:tcPrChange>
          </w:tcPr>
          <w:p w14:paraId="2450A00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3123G00006</w:t>
            </w:r>
          </w:p>
        </w:tc>
        <w:tc>
          <w:tcPr>
            <w:tcW w:w="4248" w:type="dxa"/>
            <w:vAlign w:val="center"/>
            <w:tcPrChange w:id="288" w:author="杰" w:date="2025-08-27T17:13:32Z">
              <w:tcPr>
                <w:tcW w:w="4248" w:type="dxa"/>
                <w:gridSpan w:val="2"/>
                <w:vAlign w:val="center"/>
                <w:tcPrChange w:id="289" w:author="杰" w:date="2025-08-27T17:13:32Z">
                  <w:tcPr>
                    <w:tcW w:w="4248" w:type="dxa"/>
                    <w:vAlign w:val="center"/>
                    <w:tcPrChange w:id="290" w:author="杰" w:date="2025-08-27T17:13:32Z">
                      <w:tcPr>
                        <w:tcW w:w="4248" w:type="dxa"/>
                        <w:vAlign w:val="center"/>
                        <w:tcPrChange w:id="291" w:author="杰" w:date="2025-08-27T17:13:32Z">
                          <w:tcPr>
                            <w:tcW w:w="4248" w:type="dxa"/>
                            <w:vAlign w:val="center"/>
                            <w:tcPrChange w:id="292" w:author="杰" w:date="2025-08-27T17:13:32Z">
                              <w:tcPr>
                                <w:tcW w:w="4248" w:type="dxa"/>
                                <w:vAlign w:val="center"/>
                              </w:tcPr>
                            </w:tcPrChange>
                          </w:tcPr>
                        </w:tcPrChange>
                      </w:tcPr>
                    </w:tcPrChange>
                  </w:tcPr>
                </w:tcPrChange>
              </w:tcPr>
            </w:tcPrChange>
          </w:tcPr>
          <w:p w14:paraId="5A22750A">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形势与政策</w:t>
            </w:r>
          </w:p>
          <w:p w14:paraId="1B760F04">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 xml:space="preserve">Current </w:t>
            </w:r>
            <w:r>
              <w:rPr>
                <w:rFonts w:hint="eastAsia" w:ascii="宋体" w:hAnsi="宋体"/>
                <w:color w:val="000000" w:themeColor="text1"/>
                <w:sz w:val="18"/>
                <w:szCs w:val="18"/>
                <w:highlight w:val="none"/>
                <w14:textFill>
                  <w14:solidFill>
                    <w14:schemeClr w14:val="tx1"/>
                  </w14:solidFill>
                </w14:textFill>
              </w:rPr>
              <w:t xml:space="preserve">Situation </w:t>
            </w:r>
            <w:r>
              <w:rPr>
                <w:rFonts w:ascii="宋体" w:hAnsi="宋体"/>
                <w:color w:val="000000" w:themeColor="text1"/>
                <w:sz w:val="18"/>
                <w:szCs w:val="18"/>
                <w:highlight w:val="none"/>
                <w14:textFill>
                  <w14:solidFill>
                    <w14:schemeClr w14:val="tx1"/>
                  </w14:solidFill>
                </w14:textFill>
              </w:rPr>
              <w:t>and Policy</w:t>
            </w:r>
          </w:p>
        </w:tc>
        <w:tc>
          <w:tcPr>
            <w:tcW w:w="645" w:type="dxa"/>
            <w:vAlign w:val="center"/>
            <w:tcPrChange w:id="293" w:author="杰" w:date="2025-08-27T17:13:32Z">
              <w:tcPr>
                <w:tcW w:w="645" w:type="dxa"/>
                <w:gridSpan w:val="2"/>
                <w:vAlign w:val="center"/>
                <w:tcPrChange w:id="294" w:author="杰" w:date="2025-08-27T17:13:32Z">
                  <w:tcPr>
                    <w:tcW w:w="645" w:type="dxa"/>
                    <w:vAlign w:val="center"/>
                    <w:tcPrChange w:id="295" w:author="杰" w:date="2025-08-27T17:13:32Z">
                      <w:tcPr>
                        <w:tcW w:w="645" w:type="dxa"/>
                        <w:vAlign w:val="center"/>
                        <w:tcPrChange w:id="296" w:author="杰" w:date="2025-08-27T17:13:32Z">
                          <w:tcPr>
                            <w:tcW w:w="645" w:type="dxa"/>
                            <w:vAlign w:val="center"/>
                            <w:tcPrChange w:id="297" w:author="杰" w:date="2025-08-27T17:13:32Z">
                              <w:tcPr>
                                <w:tcW w:w="645" w:type="dxa"/>
                                <w:vAlign w:val="center"/>
                              </w:tcPr>
                            </w:tcPrChange>
                          </w:tcPr>
                        </w:tcPrChange>
                      </w:tcPr>
                    </w:tcPrChange>
                  </w:tcPr>
                </w:tcPrChange>
              </w:tcPr>
            </w:tcPrChange>
          </w:tcPr>
          <w:p w14:paraId="2DD8CBD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298" w:author="杰" w:date="2025-08-27T17:13:32Z">
              <w:tcPr>
                <w:tcW w:w="490" w:type="dxa"/>
                <w:gridSpan w:val="2"/>
                <w:vAlign w:val="center"/>
                <w:tcPrChange w:id="299" w:author="杰" w:date="2025-08-27T17:13:32Z">
                  <w:tcPr>
                    <w:tcW w:w="490" w:type="dxa"/>
                    <w:vAlign w:val="center"/>
                    <w:tcPrChange w:id="300" w:author="杰" w:date="2025-08-27T17:13:32Z">
                      <w:tcPr>
                        <w:tcW w:w="490" w:type="dxa"/>
                        <w:vAlign w:val="center"/>
                        <w:tcPrChange w:id="301" w:author="杰" w:date="2025-08-27T17:13:32Z">
                          <w:tcPr>
                            <w:tcW w:w="490" w:type="dxa"/>
                            <w:vAlign w:val="center"/>
                            <w:tcPrChange w:id="302" w:author="杰" w:date="2025-08-27T17:13:32Z">
                              <w:tcPr>
                                <w:tcW w:w="490" w:type="dxa"/>
                                <w:vAlign w:val="center"/>
                              </w:tcPr>
                            </w:tcPrChange>
                          </w:tcPr>
                        </w:tcPrChange>
                      </w:tcPr>
                    </w:tcPrChange>
                  </w:tcPr>
                </w:tcPrChange>
              </w:tcPr>
            </w:tcPrChange>
          </w:tcPr>
          <w:p w14:paraId="0B6C554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303" w:author="杰" w:date="2025-08-27T17:13:32Z">
              <w:tcPr>
                <w:tcW w:w="567" w:type="dxa"/>
                <w:gridSpan w:val="2"/>
                <w:vAlign w:val="center"/>
                <w:tcPrChange w:id="304" w:author="杰" w:date="2025-08-27T17:13:32Z">
                  <w:tcPr>
                    <w:tcW w:w="567" w:type="dxa"/>
                    <w:vAlign w:val="center"/>
                    <w:tcPrChange w:id="305" w:author="杰" w:date="2025-08-27T17:13:32Z">
                      <w:tcPr>
                        <w:tcW w:w="567" w:type="dxa"/>
                        <w:vAlign w:val="center"/>
                        <w:tcPrChange w:id="306" w:author="杰" w:date="2025-08-27T17:13:32Z">
                          <w:tcPr>
                            <w:tcW w:w="567" w:type="dxa"/>
                            <w:vAlign w:val="center"/>
                            <w:tcPrChange w:id="307" w:author="杰" w:date="2025-08-27T17:13:32Z">
                              <w:tcPr>
                                <w:tcW w:w="567" w:type="dxa"/>
                                <w:vAlign w:val="center"/>
                              </w:tcPr>
                            </w:tcPrChange>
                          </w:tcPr>
                        </w:tcPrChange>
                      </w:tcPr>
                    </w:tcPrChange>
                  </w:tcPr>
                </w:tcPrChange>
              </w:tcPr>
            </w:tcPrChange>
          </w:tcPr>
          <w:p w14:paraId="400D2E1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80</w:t>
            </w:r>
          </w:p>
        </w:tc>
        <w:tc>
          <w:tcPr>
            <w:tcW w:w="567" w:type="dxa"/>
            <w:vAlign w:val="center"/>
            <w:tcPrChange w:id="308" w:author="杰" w:date="2025-08-27T17:13:32Z">
              <w:tcPr>
                <w:tcW w:w="567" w:type="dxa"/>
                <w:gridSpan w:val="2"/>
                <w:vAlign w:val="center"/>
                <w:tcPrChange w:id="309" w:author="杰" w:date="2025-08-27T17:13:32Z">
                  <w:tcPr>
                    <w:tcW w:w="567" w:type="dxa"/>
                    <w:vAlign w:val="center"/>
                    <w:tcPrChange w:id="310" w:author="杰" w:date="2025-08-27T17:13:32Z">
                      <w:tcPr>
                        <w:tcW w:w="567" w:type="dxa"/>
                        <w:vAlign w:val="center"/>
                        <w:tcPrChange w:id="311" w:author="杰" w:date="2025-08-27T17:13:32Z">
                          <w:tcPr>
                            <w:tcW w:w="567" w:type="dxa"/>
                            <w:vAlign w:val="center"/>
                            <w:tcPrChange w:id="312" w:author="杰" w:date="2025-08-27T17:13:32Z">
                              <w:tcPr>
                                <w:tcW w:w="567" w:type="dxa"/>
                                <w:vAlign w:val="center"/>
                              </w:tcPr>
                            </w:tcPrChange>
                          </w:tcPr>
                        </w:tcPrChange>
                      </w:tcPr>
                    </w:tcPrChange>
                  </w:tcPr>
                </w:tcPrChange>
              </w:tcPr>
            </w:tcPrChange>
          </w:tcPr>
          <w:p w14:paraId="0434B6F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80</w:t>
            </w:r>
          </w:p>
        </w:tc>
        <w:tc>
          <w:tcPr>
            <w:tcW w:w="567" w:type="dxa"/>
            <w:vAlign w:val="center"/>
            <w:tcPrChange w:id="313" w:author="杰" w:date="2025-08-27T17:13:32Z">
              <w:tcPr>
                <w:tcW w:w="567" w:type="dxa"/>
                <w:gridSpan w:val="2"/>
                <w:vAlign w:val="center"/>
                <w:tcPrChange w:id="314" w:author="杰" w:date="2025-08-27T17:13:32Z">
                  <w:tcPr>
                    <w:tcW w:w="567" w:type="dxa"/>
                    <w:vAlign w:val="center"/>
                    <w:tcPrChange w:id="315" w:author="杰" w:date="2025-08-27T17:13:32Z">
                      <w:tcPr>
                        <w:tcW w:w="567" w:type="dxa"/>
                        <w:vAlign w:val="center"/>
                        <w:tcPrChange w:id="316" w:author="杰" w:date="2025-08-27T17:13:32Z">
                          <w:tcPr>
                            <w:tcW w:w="567" w:type="dxa"/>
                            <w:vAlign w:val="center"/>
                            <w:tcPrChange w:id="317" w:author="杰" w:date="2025-08-27T17:13:32Z">
                              <w:tcPr>
                                <w:tcW w:w="567" w:type="dxa"/>
                                <w:vAlign w:val="center"/>
                              </w:tcPr>
                            </w:tcPrChange>
                          </w:tcPr>
                        </w:tcPrChange>
                      </w:tcPr>
                    </w:tcPrChange>
                  </w:tcPr>
                </w:tcPrChange>
              </w:tcPr>
            </w:tcPrChange>
          </w:tcPr>
          <w:p w14:paraId="66C3F1D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318" w:author="杰" w:date="2025-08-27T17:13:32Z">
              <w:tcPr>
                <w:tcW w:w="846" w:type="dxa"/>
                <w:gridSpan w:val="2"/>
                <w:vAlign w:val="center"/>
                <w:tcPrChange w:id="319" w:author="杰" w:date="2025-08-27T17:13:32Z">
                  <w:tcPr>
                    <w:tcW w:w="846" w:type="dxa"/>
                    <w:vAlign w:val="center"/>
                    <w:tcPrChange w:id="320" w:author="杰" w:date="2025-08-27T17:13:32Z">
                      <w:tcPr>
                        <w:tcW w:w="846" w:type="dxa"/>
                        <w:vAlign w:val="center"/>
                        <w:tcPrChange w:id="321" w:author="杰" w:date="2025-08-27T17:13:32Z">
                          <w:tcPr>
                            <w:tcW w:w="846" w:type="dxa"/>
                            <w:vAlign w:val="center"/>
                            <w:tcPrChange w:id="322" w:author="杰" w:date="2025-08-27T17:13:32Z">
                              <w:tcPr>
                                <w:tcW w:w="846" w:type="dxa"/>
                                <w:vAlign w:val="center"/>
                              </w:tcPr>
                            </w:tcPrChange>
                          </w:tcPr>
                        </w:tcPrChange>
                      </w:tcPr>
                    </w:tcPrChange>
                  </w:tcPr>
                </w:tcPrChange>
              </w:tcPr>
            </w:tcPrChange>
          </w:tcPr>
          <w:p w14:paraId="5682188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r>
              <w:rPr>
                <w:rFonts w:asciiTheme="minorEastAsia" w:hAnsiTheme="minorEastAsia"/>
                <w:color w:val="000000" w:themeColor="text1"/>
                <w:sz w:val="18"/>
                <w:szCs w:val="18"/>
                <w:highlight w:val="none"/>
                <w14:textFill>
                  <w14:solidFill>
                    <w14:schemeClr w14:val="tx1"/>
                  </w14:solidFill>
                </w14:textFill>
              </w:rPr>
              <w:t>-10</w:t>
            </w:r>
          </w:p>
        </w:tc>
      </w:tr>
      <w:tr w14:paraId="525A8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3"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323" w:author="杰" w:date="2025-08-27T17:13:32Z">
            <w:trPr>
              <w:gridBefore w:val="1"/>
              <w:wBefore w:w="80" w:type="dxa"/>
              <w:trHeight w:val="510" w:hRule="atLeast"/>
              <w:jc w:val="center"/>
            </w:trPr>
          </w:trPrChange>
        </w:trPr>
        <w:tc>
          <w:tcPr>
            <w:tcW w:w="1134" w:type="dxa"/>
            <w:vAlign w:val="center"/>
            <w:tcPrChange w:id="324" w:author="杰" w:date="2025-08-27T17:13:32Z">
              <w:tcPr>
                <w:tcW w:w="1134" w:type="dxa"/>
                <w:gridSpan w:val="2"/>
                <w:vAlign w:val="center"/>
                <w:tcPrChange w:id="325" w:author="杰" w:date="2025-08-27T17:13:32Z">
                  <w:tcPr>
                    <w:tcW w:w="1134" w:type="dxa"/>
                    <w:vAlign w:val="center"/>
                    <w:tcPrChange w:id="326" w:author="杰" w:date="2025-08-27T17:13:32Z">
                      <w:tcPr>
                        <w:tcW w:w="1134" w:type="dxa"/>
                        <w:vAlign w:val="center"/>
                        <w:tcPrChange w:id="327" w:author="杰" w:date="2025-08-27T17:13:32Z">
                          <w:tcPr>
                            <w:tcW w:w="1134" w:type="dxa"/>
                            <w:vAlign w:val="center"/>
                            <w:tcPrChange w:id="328" w:author="杰" w:date="2025-08-27T17:13:32Z">
                              <w:tcPr>
                                <w:tcW w:w="1134" w:type="dxa"/>
                                <w:vAlign w:val="center"/>
                              </w:tcPr>
                            </w:tcPrChange>
                          </w:tcPr>
                        </w:tcPrChange>
                      </w:tcPr>
                    </w:tcPrChange>
                  </w:tcPr>
                </w:tcPrChange>
              </w:tcPr>
            </w:tcPrChange>
          </w:tcPr>
          <w:p w14:paraId="0041259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3123G00007</w:t>
            </w:r>
          </w:p>
        </w:tc>
        <w:tc>
          <w:tcPr>
            <w:tcW w:w="4248" w:type="dxa"/>
            <w:vAlign w:val="center"/>
            <w:tcPrChange w:id="329" w:author="杰" w:date="2025-08-27T17:13:32Z">
              <w:tcPr>
                <w:tcW w:w="4248" w:type="dxa"/>
                <w:gridSpan w:val="2"/>
                <w:vAlign w:val="center"/>
                <w:tcPrChange w:id="330" w:author="杰" w:date="2025-08-27T17:13:32Z">
                  <w:tcPr>
                    <w:tcW w:w="4248" w:type="dxa"/>
                    <w:vAlign w:val="center"/>
                    <w:tcPrChange w:id="331" w:author="杰" w:date="2025-08-27T17:13:32Z">
                      <w:tcPr>
                        <w:tcW w:w="4248" w:type="dxa"/>
                        <w:vAlign w:val="center"/>
                        <w:tcPrChange w:id="332" w:author="杰" w:date="2025-08-27T17:13:32Z">
                          <w:tcPr>
                            <w:tcW w:w="4248" w:type="dxa"/>
                            <w:vAlign w:val="center"/>
                            <w:tcPrChange w:id="333" w:author="杰" w:date="2025-08-27T17:13:32Z">
                              <w:tcPr>
                                <w:tcW w:w="4248" w:type="dxa"/>
                                <w:vAlign w:val="center"/>
                              </w:tcPr>
                            </w:tcPrChange>
                          </w:tcPr>
                        </w:tcPrChange>
                      </w:tcPr>
                    </w:tcPrChange>
                  </w:tcPr>
                </w:tcPrChange>
              </w:tcPr>
            </w:tcPrChange>
          </w:tcPr>
          <w:p w14:paraId="7AEE267A">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思想政治理论课社会实践</w:t>
            </w:r>
          </w:p>
          <w:p w14:paraId="6F4116F8">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 xml:space="preserve">Social Practice </w:t>
            </w:r>
            <w:r>
              <w:rPr>
                <w:rFonts w:hint="eastAsia" w:ascii="宋体" w:hAnsi="宋体"/>
                <w:color w:val="000000" w:themeColor="text1"/>
                <w:sz w:val="18"/>
                <w:szCs w:val="18"/>
                <w:highlight w:val="none"/>
                <w14:textFill>
                  <w14:solidFill>
                    <w14:schemeClr w14:val="tx1"/>
                  </w14:solidFill>
                </w14:textFill>
              </w:rPr>
              <w:t>of</w:t>
            </w:r>
            <w:r>
              <w:rPr>
                <w:rFonts w:ascii="宋体" w:hAnsi="宋体"/>
                <w:color w:val="000000" w:themeColor="text1"/>
                <w:sz w:val="18"/>
                <w:szCs w:val="18"/>
                <w:highlight w:val="none"/>
                <w14:textFill>
                  <w14:solidFill>
                    <w14:schemeClr w14:val="tx1"/>
                  </w14:solidFill>
                </w14:textFill>
              </w:rPr>
              <w:t xml:space="preserve"> the Course of </w:t>
            </w:r>
            <w:r>
              <w:rPr>
                <w:rFonts w:hint="eastAsia" w:ascii="宋体" w:hAnsi="宋体"/>
                <w:color w:val="000000" w:themeColor="text1"/>
                <w:sz w:val="18"/>
                <w:szCs w:val="18"/>
                <w:highlight w:val="none"/>
                <w14:textFill>
                  <w14:solidFill>
                    <w14:schemeClr w14:val="tx1"/>
                  </w14:solidFill>
                </w14:textFill>
              </w:rPr>
              <w:t>Value</w:t>
            </w:r>
            <w:r>
              <w:rPr>
                <w:rFonts w:ascii="宋体" w:hAnsi="宋体"/>
                <w:color w:val="000000" w:themeColor="text1"/>
                <w:sz w:val="18"/>
                <w:szCs w:val="18"/>
                <w:highlight w:val="none"/>
                <w14:textFill>
                  <w14:solidFill>
                    <w14:schemeClr w14:val="tx1"/>
                  </w14:solidFill>
                </w14:textFill>
              </w:rPr>
              <w:t xml:space="preserve"> and Politic</w:t>
            </w:r>
            <w:r>
              <w:rPr>
                <w:rFonts w:hint="eastAsia" w:ascii="宋体" w:hAnsi="宋体"/>
                <w:color w:val="000000" w:themeColor="text1"/>
                <w:sz w:val="18"/>
                <w:szCs w:val="18"/>
                <w:highlight w:val="none"/>
                <w14:textFill>
                  <w14:solidFill>
                    <w14:schemeClr w14:val="tx1"/>
                  </w14:solidFill>
                </w14:textFill>
              </w:rPr>
              <w:t>s</w:t>
            </w:r>
            <w:r>
              <w:rPr>
                <w:rFonts w:ascii="宋体" w:hAnsi="宋体"/>
                <w:color w:val="000000" w:themeColor="text1"/>
                <w:sz w:val="18"/>
                <w:szCs w:val="18"/>
                <w:highlight w:val="none"/>
                <w14:textFill>
                  <w14:solidFill>
                    <w14:schemeClr w14:val="tx1"/>
                  </w14:solidFill>
                </w14:textFill>
              </w:rPr>
              <w:t xml:space="preserve"> Theory</w:t>
            </w:r>
          </w:p>
        </w:tc>
        <w:tc>
          <w:tcPr>
            <w:tcW w:w="645" w:type="dxa"/>
            <w:vAlign w:val="center"/>
            <w:tcPrChange w:id="334" w:author="杰" w:date="2025-08-27T17:13:32Z">
              <w:tcPr>
                <w:tcW w:w="645" w:type="dxa"/>
                <w:gridSpan w:val="2"/>
                <w:vAlign w:val="center"/>
                <w:tcPrChange w:id="335" w:author="杰" w:date="2025-08-27T17:13:32Z">
                  <w:tcPr>
                    <w:tcW w:w="645" w:type="dxa"/>
                    <w:vAlign w:val="center"/>
                    <w:tcPrChange w:id="336" w:author="杰" w:date="2025-08-27T17:13:32Z">
                      <w:tcPr>
                        <w:tcW w:w="645" w:type="dxa"/>
                        <w:vAlign w:val="center"/>
                        <w:tcPrChange w:id="337" w:author="杰" w:date="2025-08-27T17:13:32Z">
                          <w:tcPr>
                            <w:tcW w:w="645" w:type="dxa"/>
                            <w:vAlign w:val="center"/>
                            <w:tcPrChange w:id="338" w:author="杰" w:date="2025-08-27T17:13:32Z">
                              <w:tcPr>
                                <w:tcW w:w="645" w:type="dxa"/>
                                <w:vAlign w:val="center"/>
                              </w:tcPr>
                            </w:tcPrChange>
                          </w:tcPr>
                        </w:tcPrChange>
                      </w:tcPr>
                    </w:tcPrChange>
                  </w:tcPr>
                </w:tcPrChange>
              </w:tcPr>
            </w:tcPrChange>
          </w:tcPr>
          <w:p w14:paraId="55703A7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339" w:author="杰" w:date="2025-08-27T17:13:32Z">
              <w:tcPr>
                <w:tcW w:w="490" w:type="dxa"/>
                <w:gridSpan w:val="2"/>
                <w:vAlign w:val="center"/>
                <w:tcPrChange w:id="340" w:author="杰" w:date="2025-08-27T17:13:32Z">
                  <w:tcPr>
                    <w:tcW w:w="490" w:type="dxa"/>
                    <w:vAlign w:val="center"/>
                    <w:tcPrChange w:id="341" w:author="杰" w:date="2025-08-27T17:13:32Z">
                      <w:tcPr>
                        <w:tcW w:w="490" w:type="dxa"/>
                        <w:vAlign w:val="center"/>
                        <w:tcPrChange w:id="342" w:author="杰" w:date="2025-08-27T17:13:32Z">
                          <w:tcPr>
                            <w:tcW w:w="490" w:type="dxa"/>
                            <w:vAlign w:val="center"/>
                            <w:tcPrChange w:id="343" w:author="杰" w:date="2025-08-27T17:13:32Z">
                              <w:tcPr>
                                <w:tcW w:w="490" w:type="dxa"/>
                                <w:vAlign w:val="center"/>
                              </w:tcPr>
                            </w:tcPrChange>
                          </w:tcPr>
                        </w:tcPrChange>
                      </w:tcPr>
                    </w:tcPrChange>
                  </w:tcPr>
                </w:tcPrChange>
              </w:tcPr>
            </w:tcPrChange>
          </w:tcPr>
          <w:p w14:paraId="529315C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344" w:author="杰" w:date="2025-08-27T17:13:32Z">
              <w:tcPr>
                <w:tcW w:w="567" w:type="dxa"/>
                <w:gridSpan w:val="2"/>
                <w:vAlign w:val="center"/>
                <w:tcPrChange w:id="345" w:author="杰" w:date="2025-08-27T17:13:32Z">
                  <w:tcPr>
                    <w:tcW w:w="567" w:type="dxa"/>
                    <w:vAlign w:val="center"/>
                    <w:tcPrChange w:id="346" w:author="杰" w:date="2025-08-27T17:13:32Z">
                      <w:tcPr>
                        <w:tcW w:w="567" w:type="dxa"/>
                        <w:vAlign w:val="center"/>
                        <w:tcPrChange w:id="347" w:author="杰" w:date="2025-08-27T17:13:32Z">
                          <w:tcPr>
                            <w:tcW w:w="567" w:type="dxa"/>
                            <w:vAlign w:val="center"/>
                            <w:tcPrChange w:id="348" w:author="杰" w:date="2025-08-27T17:13:32Z">
                              <w:tcPr>
                                <w:tcW w:w="567" w:type="dxa"/>
                                <w:vAlign w:val="center"/>
                              </w:tcPr>
                            </w:tcPrChange>
                          </w:tcPr>
                        </w:tcPrChange>
                      </w:tcPr>
                    </w:tcPrChange>
                  </w:tcPr>
                </w:tcPrChange>
              </w:tcPr>
            </w:tcPrChange>
          </w:tcPr>
          <w:p w14:paraId="4C56C22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567" w:type="dxa"/>
            <w:vAlign w:val="center"/>
            <w:tcPrChange w:id="349" w:author="杰" w:date="2025-08-27T17:13:32Z">
              <w:tcPr>
                <w:tcW w:w="567" w:type="dxa"/>
                <w:gridSpan w:val="2"/>
                <w:vAlign w:val="center"/>
                <w:tcPrChange w:id="350" w:author="杰" w:date="2025-08-27T17:13:32Z">
                  <w:tcPr>
                    <w:tcW w:w="567" w:type="dxa"/>
                    <w:vAlign w:val="center"/>
                    <w:tcPrChange w:id="351" w:author="杰" w:date="2025-08-27T17:13:32Z">
                      <w:tcPr>
                        <w:tcW w:w="567" w:type="dxa"/>
                        <w:vAlign w:val="center"/>
                        <w:tcPrChange w:id="352" w:author="杰" w:date="2025-08-27T17:13:32Z">
                          <w:tcPr>
                            <w:tcW w:w="567" w:type="dxa"/>
                            <w:vAlign w:val="center"/>
                            <w:tcPrChange w:id="353" w:author="杰" w:date="2025-08-27T17:13:32Z">
                              <w:tcPr>
                                <w:tcW w:w="567" w:type="dxa"/>
                                <w:vAlign w:val="center"/>
                              </w:tcPr>
                            </w:tcPrChange>
                          </w:tcPr>
                        </w:tcPrChange>
                      </w:tcPr>
                    </w:tcPrChange>
                  </w:tcPr>
                </w:tcPrChange>
              </w:tcPr>
            </w:tcPrChange>
          </w:tcPr>
          <w:p w14:paraId="1B64217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354" w:author="杰" w:date="2025-08-27T17:13:32Z">
              <w:tcPr>
                <w:tcW w:w="567" w:type="dxa"/>
                <w:gridSpan w:val="2"/>
                <w:vAlign w:val="center"/>
                <w:tcPrChange w:id="355" w:author="杰" w:date="2025-08-27T17:13:32Z">
                  <w:tcPr>
                    <w:tcW w:w="567" w:type="dxa"/>
                    <w:vAlign w:val="center"/>
                    <w:tcPrChange w:id="356" w:author="杰" w:date="2025-08-27T17:13:32Z">
                      <w:tcPr>
                        <w:tcW w:w="567" w:type="dxa"/>
                        <w:vAlign w:val="center"/>
                        <w:tcPrChange w:id="357" w:author="杰" w:date="2025-08-27T17:13:32Z">
                          <w:tcPr>
                            <w:tcW w:w="567" w:type="dxa"/>
                            <w:vAlign w:val="center"/>
                            <w:tcPrChange w:id="358" w:author="杰" w:date="2025-08-27T17:13:32Z">
                              <w:tcPr>
                                <w:tcW w:w="567" w:type="dxa"/>
                                <w:vAlign w:val="center"/>
                              </w:tcPr>
                            </w:tcPrChange>
                          </w:tcPr>
                        </w:tcPrChange>
                      </w:tcPr>
                    </w:tcPrChange>
                  </w:tcPr>
                </w:tcPrChange>
              </w:tcPr>
            </w:tcPrChange>
          </w:tcPr>
          <w:p w14:paraId="51EB983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846" w:type="dxa"/>
            <w:vAlign w:val="center"/>
            <w:tcPrChange w:id="359" w:author="杰" w:date="2025-08-27T17:13:32Z">
              <w:tcPr>
                <w:tcW w:w="846" w:type="dxa"/>
                <w:gridSpan w:val="2"/>
                <w:vAlign w:val="center"/>
                <w:tcPrChange w:id="360" w:author="杰" w:date="2025-08-27T17:13:32Z">
                  <w:tcPr>
                    <w:tcW w:w="846" w:type="dxa"/>
                    <w:vAlign w:val="center"/>
                    <w:tcPrChange w:id="361" w:author="杰" w:date="2025-08-27T17:13:32Z">
                      <w:tcPr>
                        <w:tcW w:w="846" w:type="dxa"/>
                        <w:vAlign w:val="center"/>
                        <w:tcPrChange w:id="362" w:author="杰" w:date="2025-08-27T17:13:32Z">
                          <w:tcPr>
                            <w:tcW w:w="846" w:type="dxa"/>
                            <w:vAlign w:val="center"/>
                            <w:tcPrChange w:id="363" w:author="杰" w:date="2025-08-27T17:13:32Z">
                              <w:tcPr>
                                <w:tcW w:w="846" w:type="dxa"/>
                                <w:vAlign w:val="center"/>
                              </w:tcPr>
                            </w:tcPrChange>
                          </w:tcPr>
                        </w:tcPrChange>
                      </w:tcPr>
                    </w:tcPrChange>
                  </w:tcPr>
                </w:tcPrChange>
              </w:tcPr>
            </w:tcPrChange>
          </w:tcPr>
          <w:p w14:paraId="757D153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0A0D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4"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490" w:hRule="atLeast"/>
          <w:jc w:val="center"/>
          <w:trPrChange w:id="364" w:author="杰" w:date="2025-08-27T17:13:32Z">
            <w:trPr>
              <w:gridBefore w:val="1"/>
              <w:wBefore w:w="80" w:type="dxa"/>
              <w:trHeight w:val="490" w:hRule="atLeast"/>
              <w:jc w:val="center"/>
            </w:trPr>
          </w:trPrChange>
        </w:trPr>
        <w:tc>
          <w:tcPr>
            <w:tcW w:w="1134" w:type="dxa"/>
            <w:vAlign w:val="center"/>
            <w:tcPrChange w:id="365" w:author="杰" w:date="2025-08-27T17:13:32Z">
              <w:tcPr>
                <w:tcW w:w="1134" w:type="dxa"/>
                <w:gridSpan w:val="2"/>
                <w:vAlign w:val="center"/>
                <w:tcPrChange w:id="366" w:author="杰" w:date="2025-08-27T17:13:32Z">
                  <w:tcPr>
                    <w:tcW w:w="1134" w:type="dxa"/>
                    <w:vAlign w:val="center"/>
                    <w:tcPrChange w:id="367" w:author="杰" w:date="2025-08-27T17:13:32Z">
                      <w:tcPr>
                        <w:tcW w:w="1134" w:type="dxa"/>
                        <w:vAlign w:val="center"/>
                        <w:tcPrChange w:id="368" w:author="杰" w:date="2025-08-27T17:13:32Z">
                          <w:tcPr>
                            <w:tcW w:w="1134" w:type="dxa"/>
                            <w:vAlign w:val="center"/>
                            <w:tcPrChange w:id="369" w:author="杰" w:date="2025-08-27T17:13:32Z">
                              <w:tcPr>
                                <w:tcW w:w="1134" w:type="dxa"/>
                                <w:vAlign w:val="center"/>
                              </w:tcPr>
                            </w:tcPrChange>
                          </w:tcPr>
                        </w:tcPrChange>
                      </w:tcPr>
                    </w:tcPrChange>
                  </w:tcPr>
                </w:tcPrChange>
              </w:tcPr>
            </w:tcPrChange>
          </w:tcPr>
          <w:p w14:paraId="2A8663D2">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w:t>
            </w:r>
            <w:r>
              <w:rPr>
                <w:rFonts w:ascii="宋体" w:hAnsi="宋体"/>
                <w:color w:val="000000" w:themeColor="text1"/>
                <w:sz w:val="18"/>
                <w:szCs w:val="18"/>
                <w:highlight w:val="none"/>
                <w14:textFill>
                  <w14:solidFill>
                    <w14:schemeClr w14:val="tx1"/>
                  </w14:solidFill>
                </w14:textFill>
              </w:rPr>
              <w:t>723G00001</w:t>
            </w:r>
          </w:p>
        </w:tc>
        <w:tc>
          <w:tcPr>
            <w:tcW w:w="4248" w:type="dxa"/>
            <w:vAlign w:val="center"/>
            <w:tcPrChange w:id="370" w:author="杰" w:date="2025-08-27T17:13:32Z">
              <w:tcPr>
                <w:tcW w:w="4248" w:type="dxa"/>
                <w:gridSpan w:val="2"/>
                <w:vAlign w:val="center"/>
                <w:tcPrChange w:id="371" w:author="杰" w:date="2025-08-27T17:13:32Z">
                  <w:tcPr>
                    <w:tcW w:w="4248" w:type="dxa"/>
                    <w:vAlign w:val="center"/>
                    <w:tcPrChange w:id="372" w:author="杰" w:date="2025-08-27T17:13:32Z">
                      <w:tcPr>
                        <w:tcW w:w="4248" w:type="dxa"/>
                        <w:vAlign w:val="center"/>
                        <w:tcPrChange w:id="373" w:author="杰" w:date="2025-08-27T17:13:32Z">
                          <w:tcPr>
                            <w:tcW w:w="4248" w:type="dxa"/>
                            <w:vAlign w:val="center"/>
                            <w:tcPrChange w:id="374" w:author="杰" w:date="2025-08-27T17:13:32Z">
                              <w:tcPr>
                                <w:tcW w:w="4248" w:type="dxa"/>
                                <w:vAlign w:val="center"/>
                              </w:tcPr>
                            </w:tcPrChange>
                          </w:tcPr>
                        </w:tcPrChange>
                      </w:tcPr>
                    </w:tcPrChange>
                  </w:tcPr>
                </w:tcPrChange>
              </w:tcPr>
            </w:tcPrChange>
          </w:tcPr>
          <w:p w14:paraId="20FA8389">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军事理论</w:t>
            </w:r>
          </w:p>
          <w:p w14:paraId="00E1075C">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Military Theory</w:t>
            </w:r>
          </w:p>
        </w:tc>
        <w:tc>
          <w:tcPr>
            <w:tcW w:w="645" w:type="dxa"/>
            <w:vAlign w:val="center"/>
            <w:tcPrChange w:id="375" w:author="杰" w:date="2025-08-27T17:13:32Z">
              <w:tcPr>
                <w:tcW w:w="645" w:type="dxa"/>
                <w:gridSpan w:val="2"/>
                <w:vAlign w:val="center"/>
                <w:tcPrChange w:id="376" w:author="杰" w:date="2025-08-27T17:13:32Z">
                  <w:tcPr>
                    <w:tcW w:w="645" w:type="dxa"/>
                    <w:vAlign w:val="center"/>
                    <w:tcPrChange w:id="377" w:author="杰" w:date="2025-08-27T17:13:32Z">
                      <w:tcPr>
                        <w:tcW w:w="645" w:type="dxa"/>
                        <w:vAlign w:val="center"/>
                        <w:tcPrChange w:id="378" w:author="杰" w:date="2025-08-27T17:13:32Z">
                          <w:tcPr>
                            <w:tcW w:w="645" w:type="dxa"/>
                            <w:vAlign w:val="center"/>
                            <w:tcPrChange w:id="379" w:author="杰" w:date="2025-08-27T17:13:32Z">
                              <w:tcPr>
                                <w:tcW w:w="645" w:type="dxa"/>
                                <w:vAlign w:val="center"/>
                              </w:tcPr>
                            </w:tcPrChange>
                          </w:tcPr>
                        </w:tcPrChange>
                      </w:tcPr>
                    </w:tcPrChange>
                  </w:tcPr>
                </w:tcPrChange>
              </w:tcPr>
            </w:tcPrChange>
          </w:tcPr>
          <w:p w14:paraId="2B175F33">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380" w:author="杰" w:date="2025-08-27T17:13:32Z">
              <w:tcPr>
                <w:tcW w:w="490" w:type="dxa"/>
                <w:gridSpan w:val="2"/>
                <w:vAlign w:val="center"/>
                <w:tcPrChange w:id="381" w:author="杰" w:date="2025-08-27T17:13:32Z">
                  <w:tcPr>
                    <w:tcW w:w="490" w:type="dxa"/>
                    <w:vAlign w:val="center"/>
                    <w:tcPrChange w:id="382" w:author="杰" w:date="2025-08-27T17:13:32Z">
                      <w:tcPr>
                        <w:tcW w:w="490" w:type="dxa"/>
                        <w:vAlign w:val="center"/>
                        <w:tcPrChange w:id="383" w:author="杰" w:date="2025-08-27T17:13:32Z">
                          <w:tcPr>
                            <w:tcW w:w="490" w:type="dxa"/>
                            <w:vAlign w:val="center"/>
                            <w:tcPrChange w:id="384" w:author="杰" w:date="2025-08-27T17:13:32Z">
                              <w:tcPr>
                                <w:tcW w:w="490" w:type="dxa"/>
                                <w:vAlign w:val="center"/>
                              </w:tcPr>
                            </w:tcPrChange>
                          </w:tcPr>
                        </w:tcPrChange>
                      </w:tcPr>
                    </w:tcPrChange>
                  </w:tcPr>
                </w:tcPrChange>
              </w:tcPr>
            </w:tcPrChange>
          </w:tcPr>
          <w:p w14:paraId="22013FAC">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2</w:t>
            </w:r>
          </w:p>
        </w:tc>
        <w:tc>
          <w:tcPr>
            <w:tcW w:w="567" w:type="dxa"/>
            <w:vAlign w:val="center"/>
            <w:tcPrChange w:id="385" w:author="杰" w:date="2025-08-27T17:13:32Z">
              <w:tcPr>
                <w:tcW w:w="567" w:type="dxa"/>
                <w:gridSpan w:val="2"/>
                <w:vAlign w:val="center"/>
                <w:tcPrChange w:id="386" w:author="杰" w:date="2025-08-27T17:13:32Z">
                  <w:tcPr>
                    <w:tcW w:w="567" w:type="dxa"/>
                    <w:vAlign w:val="center"/>
                    <w:tcPrChange w:id="387" w:author="杰" w:date="2025-08-27T17:13:32Z">
                      <w:tcPr>
                        <w:tcW w:w="567" w:type="dxa"/>
                        <w:vAlign w:val="center"/>
                        <w:tcPrChange w:id="388" w:author="杰" w:date="2025-08-27T17:13:32Z">
                          <w:tcPr>
                            <w:tcW w:w="567" w:type="dxa"/>
                            <w:vAlign w:val="center"/>
                            <w:tcPrChange w:id="389" w:author="杰" w:date="2025-08-27T17:13:32Z">
                              <w:tcPr>
                                <w:tcW w:w="567" w:type="dxa"/>
                                <w:vAlign w:val="center"/>
                              </w:tcPr>
                            </w:tcPrChange>
                          </w:tcPr>
                        </w:tcPrChange>
                      </w:tcPr>
                    </w:tcPrChange>
                  </w:tcPr>
                </w:tcPrChange>
              </w:tcPr>
            </w:tcPrChange>
          </w:tcPr>
          <w:p w14:paraId="7B2FAC7F">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w:t>
            </w:r>
            <w:r>
              <w:rPr>
                <w:rFonts w:ascii="宋体" w:hAnsi="宋体"/>
                <w:color w:val="000000" w:themeColor="text1"/>
                <w:sz w:val="18"/>
                <w:szCs w:val="18"/>
                <w:highlight w:val="none"/>
                <w14:textFill>
                  <w14:solidFill>
                    <w14:schemeClr w14:val="tx1"/>
                  </w14:solidFill>
                </w14:textFill>
              </w:rPr>
              <w:t>6</w:t>
            </w:r>
          </w:p>
        </w:tc>
        <w:tc>
          <w:tcPr>
            <w:tcW w:w="567" w:type="dxa"/>
            <w:vAlign w:val="center"/>
            <w:tcPrChange w:id="390" w:author="杰" w:date="2025-08-27T17:13:32Z">
              <w:tcPr>
                <w:tcW w:w="567" w:type="dxa"/>
                <w:gridSpan w:val="2"/>
                <w:vAlign w:val="center"/>
                <w:tcPrChange w:id="391" w:author="杰" w:date="2025-08-27T17:13:32Z">
                  <w:tcPr>
                    <w:tcW w:w="567" w:type="dxa"/>
                    <w:vAlign w:val="center"/>
                    <w:tcPrChange w:id="392" w:author="杰" w:date="2025-08-27T17:13:32Z">
                      <w:tcPr>
                        <w:tcW w:w="567" w:type="dxa"/>
                        <w:vAlign w:val="center"/>
                        <w:tcPrChange w:id="393" w:author="杰" w:date="2025-08-27T17:13:32Z">
                          <w:tcPr>
                            <w:tcW w:w="567" w:type="dxa"/>
                            <w:vAlign w:val="center"/>
                            <w:tcPrChange w:id="394" w:author="杰" w:date="2025-08-27T17:13:32Z">
                              <w:tcPr>
                                <w:tcW w:w="567" w:type="dxa"/>
                                <w:vAlign w:val="center"/>
                              </w:tcPr>
                            </w:tcPrChange>
                          </w:tcPr>
                        </w:tcPrChange>
                      </w:tcPr>
                    </w:tcPrChange>
                  </w:tcPr>
                </w:tcPrChange>
              </w:tcPr>
            </w:tcPrChange>
          </w:tcPr>
          <w:p w14:paraId="250FDEC4">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w:t>
            </w:r>
            <w:r>
              <w:rPr>
                <w:rFonts w:ascii="宋体" w:hAnsi="宋体"/>
                <w:color w:val="000000" w:themeColor="text1"/>
                <w:sz w:val="18"/>
                <w:szCs w:val="18"/>
                <w:highlight w:val="none"/>
                <w14:textFill>
                  <w14:solidFill>
                    <w14:schemeClr w14:val="tx1"/>
                  </w14:solidFill>
                </w14:textFill>
              </w:rPr>
              <w:t>6</w:t>
            </w:r>
          </w:p>
        </w:tc>
        <w:tc>
          <w:tcPr>
            <w:tcW w:w="567" w:type="dxa"/>
            <w:vAlign w:val="center"/>
            <w:tcPrChange w:id="395" w:author="杰" w:date="2025-08-27T17:13:32Z">
              <w:tcPr>
                <w:tcW w:w="567" w:type="dxa"/>
                <w:gridSpan w:val="2"/>
                <w:vAlign w:val="center"/>
                <w:tcPrChange w:id="396" w:author="杰" w:date="2025-08-27T17:13:32Z">
                  <w:tcPr>
                    <w:tcW w:w="567" w:type="dxa"/>
                    <w:vAlign w:val="center"/>
                    <w:tcPrChange w:id="397" w:author="杰" w:date="2025-08-27T17:13:32Z">
                      <w:tcPr>
                        <w:tcW w:w="567" w:type="dxa"/>
                        <w:vAlign w:val="center"/>
                        <w:tcPrChange w:id="398" w:author="杰" w:date="2025-08-27T17:13:32Z">
                          <w:tcPr>
                            <w:tcW w:w="567" w:type="dxa"/>
                            <w:vAlign w:val="center"/>
                            <w:tcPrChange w:id="399" w:author="杰" w:date="2025-08-27T17:13:32Z">
                              <w:tcPr>
                                <w:tcW w:w="567" w:type="dxa"/>
                                <w:vAlign w:val="center"/>
                              </w:tcPr>
                            </w:tcPrChange>
                          </w:tcPr>
                        </w:tcPrChange>
                      </w:tcPr>
                    </w:tcPrChange>
                  </w:tcPr>
                </w:tcPrChange>
              </w:tcPr>
            </w:tcPrChange>
          </w:tcPr>
          <w:p w14:paraId="379704BC">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846" w:type="dxa"/>
            <w:vAlign w:val="center"/>
            <w:tcPrChange w:id="400" w:author="杰" w:date="2025-08-27T17:13:32Z">
              <w:tcPr>
                <w:tcW w:w="846" w:type="dxa"/>
                <w:gridSpan w:val="2"/>
                <w:vAlign w:val="center"/>
                <w:tcPrChange w:id="401" w:author="杰" w:date="2025-08-27T17:13:32Z">
                  <w:tcPr>
                    <w:tcW w:w="846" w:type="dxa"/>
                    <w:vAlign w:val="center"/>
                    <w:tcPrChange w:id="402" w:author="杰" w:date="2025-08-27T17:13:32Z">
                      <w:tcPr>
                        <w:tcW w:w="846" w:type="dxa"/>
                        <w:vAlign w:val="center"/>
                        <w:tcPrChange w:id="403" w:author="杰" w:date="2025-08-27T17:13:32Z">
                          <w:tcPr>
                            <w:tcW w:w="846" w:type="dxa"/>
                            <w:vAlign w:val="center"/>
                            <w:tcPrChange w:id="404" w:author="杰" w:date="2025-08-27T17:13:32Z">
                              <w:tcPr>
                                <w:tcW w:w="846" w:type="dxa"/>
                                <w:vAlign w:val="center"/>
                              </w:tcPr>
                            </w:tcPrChange>
                          </w:tcPr>
                        </w:tcPrChange>
                      </w:tcPr>
                    </w:tcPrChange>
                  </w:tcPr>
                </w:tcPrChange>
              </w:tcPr>
            </w:tcPrChange>
          </w:tcPr>
          <w:p w14:paraId="1703E24B">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2</w:t>
            </w:r>
          </w:p>
        </w:tc>
      </w:tr>
      <w:tr w14:paraId="5119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5"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405" w:author="杰" w:date="2025-08-27T17:13:32Z">
            <w:trPr>
              <w:gridBefore w:val="1"/>
              <w:wBefore w:w="80" w:type="dxa"/>
              <w:trHeight w:val="510" w:hRule="atLeast"/>
              <w:jc w:val="center"/>
            </w:trPr>
          </w:trPrChange>
        </w:trPr>
        <w:tc>
          <w:tcPr>
            <w:tcW w:w="1134" w:type="dxa"/>
            <w:vAlign w:val="center"/>
            <w:tcPrChange w:id="406" w:author="杰" w:date="2025-08-27T17:13:32Z">
              <w:tcPr>
                <w:tcW w:w="1134" w:type="dxa"/>
                <w:gridSpan w:val="2"/>
                <w:vAlign w:val="center"/>
                <w:tcPrChange w:id="407" w:author="杰" w:date="2025-08-27T17:13:32Z">
                  <w:tcPr>
                    <w:tcW w:w="1134" w:type="dxa"/>
                    <w:vAlign w:val="center"/>
                    <w:tcPrChange w:id="408" w:author="杰" w:date="2025-08-27T17:13:32Z">
                      <w:tcPr>
                        <w:tcW w:w="1134" w:type="dxa"/>
                        <w:vAlign w:val="center"/>
                        <w:tcPrChange w:id="409" w:author="杰" w:date="2025-08-27T17:13:32Z">
                          <w:tcPr>
                            <w:tcW w:w="1134" w:type="dxa"/>
                            <w:vAlign w:val="center"/>
                            <w:tcPrChange w:id="410" w:author="杰" w:date="2025-08-27T17:13:32Z">
                              <w:tcPr>
                                <w:tcW w:w="1134" w:type="dxa"/>
                                <w:vAlign w:val="center"/>
                              </w:tcPr>
                            </w:tcPrChange>
                          </w:tcPr>
                        </w:tcPrChange>
                      </w:tcPr>
                    </w:tcPrChange>
                  </w:tcPr>
                </w:tcPrChange>
              </w:tcPr>
            </w:tcPrChange>
          </w:tcPr>
          <w:p w14:paraId="454FB279">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723G00002</w:t>
            </w:r>
          </w:p>
        </w:tc>
        <w:tc>
          <w:tcPr>
            <w:tcW w:w="4248" w:type="dxa"/>
            <w:vAlign w:val="center"/>
            <w:tcPrChange w:id="411" w:author="杰" w:date="2025-08-27T17:13:32Z">
              <w:tcPr>
                <w:tcW w:w="4248" w:type="dxa"/>
                <w:gridSpan w:val="2"/>
                <w:vAlign w:val="center"/>
                <w:tcPrChange w:id="412" w:author="杰" w:date="2025-08-27T17:13:32Z">
                  <w:tcPr>
                    <w:tcW w:w="4248" w:type="dxa"/>
                    <w:vAlign w:val="center"/>
                    <w:tcPrChange w:id="413" w:author="杰" w:date="2025-08-27T17:13:32Z">
                      <w:tcPr>
                        <w:tcW w:w="4248" w:type="dxa"/>
                        <w:vAlign w:val="center"/>
                        <w:tcPrChange w:id="414" w:author="杰" w:date="2025-08-27T17:13:32Z">
                          <w:tcPr>
                            <w:tcW w:w="4248" w:type="dxa"/>
                            <w:vAlign w:val="center"/>
                            <w:tcPrChange w:id="415" w:author="杰" w:date="2025-08-27T17:13:32Z">
                              <w:tcPr>
                                <w:tcW w:w="4248" w:type="dxa"/>
                                <w:vAlign w:val="center"/>
                              </w:tcPr>
                            </w:tcPrChange>
                          </w:tcPr>
                        </w:tcPrChange>
                      </w:tcPr>
                    </w:tcPrChange>
                  </w:tcPr>
                </w:tcPrChange>
              </w:tcPr>
            </w:tcPrChange>
          </w:tcPr>
          <w:p w14:paraId="0FBBCA17">
            <w:pPr>
              <w:autoSpaceDE w:val="0"/>
              <w:autoSpaceDN w:val="0"/>
              <w:adjustRightInd w:val="0"/>
              <w:snapToGrid w:val="0"/>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军事技能</w:t>
            </w:r>
          </w:p>
          <w:p w14:paraId="5E5D406A">
            <w:pPr>
              <w:autoSpaceDE w:val="0"/>
              <w:autoSpaceDN w:val="0"/>
              <w:adjustRightInd w:val="0"/>
              <w:snapToGrid w:val="0"/>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Military Training</w:t>
            </w:r>
          </w:p>
        </w:tc>
        <w:tc>
          <w:tcPr>
            <w:tcW w:w="645" w:type="dxa"/>
            <w:vAlign w:val="center"/>
            <w:tcPrChange w:id="416" w:author="杰" w:date="2025-08-27T17:13:32Z">
              <w:tcPr>
                <w:tcW w:w="645" w:type="dxa"/>
                <w:gridSpan w:val="2"/>
                <w:vAlign w:val="center"/>
                <w:tcPrChange w:id="417" w:author="杰" w:date="2025-08-27T17:13:32Z">
                  <w:tcPr>
                    <w:tcW w:w="645" w:type="dxa"/>
                    <w:vAlign w:val="center"/>
                    <w:tcPrChange w:id="418" w:author="杰" w:date="2025-08-27T17:13:32Z">
                      <w:tcPr>
                        <w:tcW w:w="645" w:type="dxa"/>
                        <w:vAlign w:val="center"/>
                        <w:tcPrChange w:id="419" w:author="杰" w:date="2025-08-27T17:13:32Z">
                          <w:tcPr>
                            <w:tcW w:w="645" w:type="dxa"/>
                            <w:vAlign w:val="center"/>
                            <w:tcPrChange w:id="420" w:author="杰" w:date="2025-08-27T17:13:32Z">
                              <w:tcPr>
                                <w:tcW w:w="645" w:type="dxa"/>
                                <w:vAlign w:val="center"/>
                              </w:tcPr>
                            </w:tcPrChange>
                          </w:tcPr>
                        </w:tcPrChange>
                      </w:tcPr>
                    </w:tcPrChange>
                  </w:tcPr>
                </w:tcPrChange>
              </w:tcPr>
            </w:tcPrChange>
          </w:tcPr>
          <w:p w14:paraId="36D56EE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考查</w:t>
            </w:r>
          </w:p>
        </w:tc>
        <w:tc>
          <w:tcPr>
            <w:tcW w:w="490" w:type="dxa"/>
            <w:vAlign w:val="center"/>
            <w:tcPrChange w:id="421" w:author="杰" w:date="2025-08-27T17:13:32Z">
              <w:tcPr>
                <w:tcW w:w="490" w:type="dxa"/>
                <w:gridSpan w:val="2"/>
                <w:vAlign w:val="center"/>
                <w:tcPrChange w:id="422" w:author="杰" w:date="2025-08-27T17:13:32Z">
                  <w:tcPr>
                    <w:tcW w:w="490" w:type="dxa"/>
                    <w:vAlign w:val="center"/>
                    <w:tcPrChange w:id="423" w:author="杰" w:date="2025-08-27T17:13:32Z">
                      <w:tcPr>
                        <w:tcW w:w="490" w:type="dxa"/>
                        <w:vAlign w:val="center"/>
                        <w:tcPrChange w:id="424" w:author="杰" w:date="2025-08-27T17:13:32Z">
                          <w:tcPr>
                            <w:tcW w:w="490" w:type="dxa"/>
                            <w:vAlign w:val="center"/>
                            <w:tcPrChange w:id="425" w:author="杰" w:date="2025-08-27T17:13:32Z">
                              <w:tcPr>
                                <w:tcW w:w="490" w:type="dxa"/>
                                <w:vAlign w:val="center"/>
                              </w:tcPr>
                            </w:tcPrChange>
                          </w:tcPr>
                        </w:tcPrChange>
                      </w:tcPr>
                    </w:tcPrChange>
                  </w:tcPr>
                </w:tcPrChange>
              </w:tcPr>
            </w:tcPrChange>
          </w:tcPr>
          <w:p w14:paraId="06A16C02">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color w:val="000000" w:themeColor="text1"/>
                <w:sz w:val="18"/>
                <w:szCs w:val="18"/>
                <w:highlight w:val="none"/>
                <w14:textFill>
                  <w14:solidFill>
                    <w14:schemeClr w14:val="tx1"/>
                  </w14:solidFill>
                </w14:textFill>
              </w:rPr>
              <w:t>2</w:t>
            </w:r>
          </w:p>
        </w:tc>
        <w:tc>
          <w:tcPr>
            <w:tcW w:w="567" w:type="dxa"/>
            <w:vAlign w:val="center"/>
            <w:tcPrChange w:id="426" w:author="杰" w:date="2025-08-27T17:13:32Z">
              <w:tcPr>
                <w:tcW w:w="567" w:type="dxa"/>
                <w:gridSpan w:val="2"/>
                <w:vAlign w:val="center"/>
                <w:tcPrChange w:id="427" w:author="杰" w:date="2025-08-27T17:13:32Z">
                  <w:tcPr>
                    <w:tcW w:w="567" w:type="dxa"/>
                    <w:vAlign w:val="center"/>
                    <w:tcPrChange w:id="428" w:author="杰" w:date="2025-08-27T17:13:32Z">
                      <w:tcPr>
                        <w:tcW w:w="567" w:type="dxa"/>
                        <w:vAlign w:val="center"/>
                        <w:tcPrChange w:id="429" w:author="杰" w:date="2025-08-27T17:13:32Z">
                          <w:tcPr>
                            <w:tcW w:w="567" w:type="dxa"/>
                            <w:vAlign w:val="center"/>
                            <w:tcPrChange w:id="430" w:author="杰" w:date="2025-08-27T17:13:32Z">
                              <w:tcPr>
                                <w:tcW w:w="567" w:type="dxa"/>
                                <w:vAlign w:val="center"/>
                              </w:tcPr>
                            </w:tcPrChange>
                          </w:tcPr>
                        </w:tcPrChange>
                      </w:tcPr>
                    </w:tcPrChange>
                  </w:tcPr>
                </w:tcPrChange>
              </w:tcPr>
            </w:tcPrChange>
          </w:tcPr>
          <w:p w14:paraId="3CE7AC6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2周</w:t>
            </w:r>
          </w:p>
        </w:tc>
        <w:tc>
          <w:tcPr>
            <w:tcW w:w="567" w:type="dxa"/>
            <w:vAlign w:val="center"/>
            <w:tcPrChange w:id="431" w:author="杰" w:date="2025-08-27T17:13:32Z">
              <w:tcPr>
                <w:tcW w:w="567" w:type="dxa"/>
                <w:gridSpan w:val="2"/>
                <w:vAlign w:val="center"/>
                <w:tcPrChange w:id="432" w:author="杰" w:date="2025-08-27T17:13:32Z">
                  <w:tcPr>
                    <w:tcW w:w="567" w:type="dxa"/>
                    <w:vAlign w:val="center"/>
                    <w:tcPrChange w:id="433" w:author="杰" w:date="2025-08-27T17:13:32Z">
                      <w:tcPr>
                        <w:tcW w:w="567" w:type="dxa"/>
                        <w:vAlign w:val="center"/>
                        <w:tcPrChange w:id="434" w:author="杰" w:date="2025-08-27T17:13:32Z">
                          <w:tcPr>
                            <w:tcW w:w="567" w:type="dxa"/>
                            <w:vAlign w:val="center"/>
                            <w:tcPrChange w:id="435" w:author="杰" w:date="2025-08-27T17:13:32Z">
                              <w:tcPr>
                                <w:tcW w:w="567" w:type="dxa"/>
                                <w:vAlign w:val="center"/>
                              </w:tcPr>
                            </w:tcPrChange>
                          </w:tcPr>
                        </w:tcPrChange>
                      </w:tcPr>
                    </w:tcPrChange>
                  </w:tcPr>
                </w:tcPrChange>
              </w:tcPr>
            </w:tcPrChange>
          </w:tcPr>
          <w:p w14:paraId="68E60C6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436" w:author="杰" w:date="2025-08-27T17:13:32Z">
              <w:tcPr>
                <w:tcW w:w="567" w:type="dxa"/>
                <w:gridSpan w:val="2"/>
                <w:vAlign w:val="center"/>
                <w:tcPrChange w:id="437" w:author="杰" w:date="2025-08-27T17:13:32Z">
                  <w:tcPr>
                    <w:tcW w:w="567" w:type="dxa"/>
                    <w:vAlign w:val="center"/>
                    <w:tcPrChange w:id="438" w:author="杰" w:date="2025-08-27T17:13:32Z">
                      <w:tcPr>
                        <w:tcW w:w="567" w:type="dxa"/>
                        <w:vAlign w:val="center"/>
                        <w:tcPrChange w:id="439" w:author="杰" w:date="2025-08-27T17:13:32Z">
                          <w:tcPr>
                            <w:tcW w:w="567" w:type="dxa"/>
                            <w:vAlign w:val="center"/>
                            <w:tcPrChange w:id="440" w:author="杰" w:date="2025-08-27T17:13:32Z">
                              <w:tcPr>
                                <w:tcW w:w="567" w:type="dxa"/>
                                <w:vAlign w:val="center"/>
                              </w:tcPr>
                            </w:tcPrChange>
                          </w:tcPr>
                        </w:tcPrChange>
                      </w:tcPr>
                    </w:tcPrChange>
                  </w:tcPr>
                </w:tcPrChange>
              </w:tcPr>
            </w:tcPrChange>
          </w:tcPr>
          <w:p w14:paraId="4BE71A3D">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2周</w:t>
            </w:r>
          </w:p>
        </w:tc>
        <w:tc>
          <w:tcPr>
            <w:tcW w:w="846" w:type="dxa"/>
            <w:vAlign w:val="center"/>
            <w:tcPrChange w:id="441" w:author="杰" w:date="2025-08-27T17:13:32Z">
              <w:tcPr>
                <w:tcW w:w="846" w:type="dxa"/>
                <w:gridSpan w:val="2"/>
                <w:vAlign w:val="center"/>
                <w:tcPrChange w:id="442" w:author="杰" w:date="2025-08-27T17:13:32Z">
                  <w:tcPr>
                    <w:tcW w:w="846" w:type="dxa"/>
                    <w:vAlign w:val="center"/>
                    <w:tcPrChange w:id="443" w:author="杰" w:date="2025-08-27T17:13:32Z">
                      <w:tcPr>
                        <w:tcW w:w="846" w:type="dxa"/>
                        <w:vAlign w:val="center"/>
                        <w:tcPrChange w:id="444" w:author="杰" w:date="2025-08-27T17:13:32Z">
                          <w:tcPr>
                            <w:tcW w:w="846" w:type="dxa"/>
                            <w:vAlign w:val="center"/>
                            <w:tcPrChange w:id="445" w:author="杰" w:date="2025-08-27T17:13:32Z">
                              <w:tcPr>
                                <w:tcW w:w="846" w:type="dxa"/>
                                <w:vAlign w:val="center"/>
                              </w:tcPr>
                            </w:tcPrChange>
                          </w:tcPr>
                        </w:tcPrChange>
                      </w:tcPr>
                    </w:tcPrChange>
                  </w:tcPr>
                </w:tcPrChange>
              </w:tcPr>
            </w:tcPrChange>
          </w:tcPr>
          <w:p w14:paraId="5318567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eastAsiaTheme="minorEastAsia"/>
                <w:bCs/>
                <w:color w:val="000000" w:themeColor="text1"/>
                <w:sz w:val="18"/>
                <w:szCs w:val="18"/>
                <w:highlight w:val="none"/>
                <w14:textFill>
                  <w14:solidFill>
                    <w14:schemeClr w14:val="tx1"/>
                  </w14:solidFill>
                </w14:textFill>
              </w:rPr>
              <w:t>2</w:t>
            </w:r>
          </w:p>
        </w:tc>
      </w:tr>
      <w:tr w14:paraId="1F87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6"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446" w:author="杰" w:date="2025-08-27T17:13:32Z">
            <w:trPr>
              <w:gridBefore w:val="1"/>
              <w:wBefore w:w="80" w:type="dxa"/>
              <w:trHeight w:val="510" w:hRule="atLeast"/>
              <w:jc w:val="center"/>
            </w:trPr>
          </w:trPrChange>
        </w:trPr>
        <w:tc>
          <w:tcPr>
            <w:tcW w:w="1134" w:type="dxa"/>
            <w:vAlign w:val="center"/>
            <w:tcPrChange w:id="447" w:author="杰" w:date="2025-08-27T17:13:32Z">
              <w:tcPr>
                <w:tcW w:w="1134" w:type="dxa"/>
                <w:gridSpan w:val="2"/>
                <w:vAlign w:val="center"/>
                <w:tcPrChange w:id="448" w:author="杰" w:date="2025-08-27T17:13:32Z">
                  <w:tcPr>
                    <w:tcW w:w="1134" w:type="dxa"/>
                    <w:vAlign w:val="center"/>
                    <w:tcPrChange w:id="449" w:author="杰" w:date="2025-08-27T17:13:32Z">
                      <w:tcPr>
                        <w:tcW w:w="1134" w:type="dxa"/>
                        <w:vAlign w:val="center"/>
                        <w:tcPrChange w:id="450" w:author="杰" w:date="2025-08-27T17:13:32Z">
                          <w:tcPr>
                            <w:tcW w:w="1134" w:type="dxa"/>
                            <w:vAlign w:val="center"/>
                            <w:tcPrChange w:id="451" w:author="杰" w:date="2025-08-27T17:13:32Z">
                              <w:tcPr>
                                <w:tcW w:w="1134" w:type="dxa"/>
                                <w:vAlign w:val="center"/>
                              </w:tcPr>
                            </w:tcPrChange>
                          </w:tcPr>
                        </w:tcPrChange>
                      </w:tcPr>
                    </w:tcPrChange>
                  </w:tcPr>
                </w:tcPrChange>
              </w:tcPr>
            </w:tcPrChange>
          </w:tcPr>
          <w:p w14:paraId="25E8C9C4">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323G00001</w:t>
            </w:r>
          </w:p>
        </w:tc>
        <w:tc>
          <w:tcPr>
            <w:tcW w:w="4248" w:type="dxa"/>
            <w:vAlign w:val="center"/>
            <w:tcPrChange w:id="452" w:author="杰" w:date="2025-08-27T17:13:32Z">
              <w:tcPr>
                <w:tcW w:w="4248" w:type="dxa"/>
                <w:gridSpan w:val="2"/>
                <w:vAlign w:val="center"/>
                <w:tcPrChange w:id="453" w:author="杰" w:date="2025-08-27T17:13:32Z">
                  <w:tcPr>
                    <w:tcW w:w="4248" w:type="dxa"/>
                    <w:vAlign w:val="center"/>
                    <w:tcPrChange w:id="454" w:author="杰" w:date="2025-08-27T17:13:32Z">
                      <w:tcPr>
                        <w:tcW w:w="4248" w:type="dxa"/>
                        <w:vAlign w:val="center"/>
                        <w:tcPrChange w:id="455" w:author="杰" w:date="2025-08-27T17:13:32Z">
                          <w:tcPr>
                            <w:tcW w:w="4248" w:type="dxa"/>
                            <w:vAlign w:val="center"/>
                            <w:tcPrChange w:id="456" w:author="杰" w:date="2025-08-27T17:13:32Z">
                              <w:tcPr>
                                <w:tcW w:w="4248" w:type="dxa"/>
                                <w:vAlign w:val="center"/>
                              </w:tcPr>
                            </w:tcPrChange>
                          </w:tcPr>
                        </w:tcPrChange>
                      </w:tcPr>
                    </w:tcPrChange>
                  </w:tcPr>
                </w:tcPrChange>
              </w:tcPr>
            </w:tcPrChange>
          </w:tcPr>
          <w:p w14:paraId="4B7D3FF4">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大学体育1（达标测试基础与校拳）</w:t>
            </w:r>
          </w:p>
          <w:p w14:paraId="120B3060">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College Physical Education 1 (Standard Test Basic</w:t>
            </w:r>
            <w:r>
              <w:rPr>
                <w:rFonts w:hint="eastAsia" w:ascii="宋体" w:hAnsi="宋体"/>
                <w:color w:val="000000" w:themeColor="text1"/>
                <w:sz w:val="18"/>
                <w:szCs w:val="18"/>
                <w:highlight w:val="none"/>
                <w14:textFill>
                  <w14:solidFill>
                    <w14:schemeClr w14:val="tx1"/>
                  </w14:solidFill>
                </w14:textFill>
              </w:rPr>
              <w:t>s</w:t>
            </w:r>
            <w:r>
              <w:rPr>
                <w:rFonts w:ascii="宋体" w:hAnsi="宋体"/>
                <w:color w:val="000000" w:themeColor="text1"/>
                <w:sz w:val="18"/>
                <w:szCs w:val="18"/>
                <w:highlight w:val="none"/>
                <w14:textFill>
                  <w14:solidFill>
                    <w14:schemeClr w14:val="tx1"/>
                  </w14:solidFill>
                </w14:textFill>
              </w:rPr>
              <w:t xml:space="preserve"> and School Boxing)</w:t>
            </w:r>
          </w:p>
        </w:tc>
        <w:tc>
          <w:tcPr>
            <w:tcW w:w="645" w:type="dxa"/>
            <w:vAlign w:val="center"/>
            <w:tcPrChange w:id="457" w:author="杰" w:date="2025-08-27T17:13:32Z">
              <w:tcPr>
                <w:tcW w:w="645" w:type="dxa"/>
                <w:gridSpan w:val="2"/>
                <w:vAlign w:val="center"/>
                <w:tcPrChange w:id="458" w:author="杰" w:date="2025-08-27T17:13:32Z">
                  <w:tcPr>
                    <w:tcW w:w="645" w:type="dxa"/>
                    <w:vAlign w:val="center"/>
                    <w:tcPrChange w:id="459" w:author="杰" w:date="2025-08-27T17:13:32Z">
                      <w:tcPr>
                        <w:tcW w:w="645" w:type="dxa"/>
                        <w:vAlign w:val="center"/>
                        <w:tcPrChange w:id="460" w:author="杰" w:date="2025-08-27T17:13:32Z">
                          <w:tcPr>
                            <w:tcW w:w="645" w:type="dxa"/>
                            <w:vAlign w:val="center"/>
                            <w:tcPrChange w:id="461" w:author="杰" w:date="2025-08-27T17:13:32Z">
                              <w:tcPr>
                                <w:tcW w:w="645" w:type="dxa"/>
                                <w:vAlign w:val="center"/>
                              </w:tcPr>
                            </w:tcPrChange>
                          </w:tcPr>
                        </w:tcPrChange>
                      </w:tcPr>
                    </w:tcPrChange>
                  </w:tcPr>
                </w:tcPrChange>
              </w:tcPr>
            </w:tcPrChange>
          </w:tcPr>
          <w:p w14:paraId="655B42EC">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考查</w:t>
            </w:r>
          </w:p>
        </w:tc>
        <w:tc>
          <w:tcPr>
            <w:tcW w:w="490" w:type="dxa"/>
            <w:vAlign w:val="center"/>
            <w:tcPrChange w:id="462" w:author="杰" w:date="2025-08-27T17:13:32Z">
              <w:tcPr>
                <w:tcW w:w="490" w:type="dxa"/>
                <w:gridSpan w:val="2"/>
                <w:vAlign w:val="center"/>
                <w:tcPrChange w:id="463" w:author="杰" w:date="2025-08-27T17:13:32Z">
                  <w:tcPr>
                    <w:tcW w:w="490" w:type="dxa"/>
                    <w:vAlign w:val="center"/>
                    <w:tcPrChange w:id="464" w:author="杰" w:date="2025-08-27T17:13:32Z">
                      <w:tcPr>
                        <w:tcW w:w="490" w:type="dxa"/>
                        <w:vAlign w:val="center"/>
                        <w:tcPrChange w:id="465" w:author="杰" w:date="2025-08-27T17:13:32Z">
                          <w:tcPr>
                            <w:tcW w:w="490" w:type="dxa"/>
                            <w:vAlign w:val="center"/>
                            <w:tcPrChange w:id="466" w:author="杰" w:date="2025-08-27T17:13:32Z">
                              <w:tcPr>
                                <w:tcW w:w="490" w:type="dxa"/>
                                <w:vAlign w:val="center"/>
                              </w:tcPr>
                            </w:tcPrChange>
                          </w:tcPr>
                        </w:tcPrChange>
                      </w:tcPr>
                    </w:tcPrChange>
                  </w:tcPr>
                </w:tcPrChange>
              </w:tcPr>
            </w:tcPrChange>
          </w:tcPr>
          <w:p w14:paraId="0345338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467" w:author="杰" w:date="2025-08-27T17:13:32Z">
              <w:tcPr>
                <w:tcW w:w="567" w:type="dxa"/>
                <w:gridSpan w:val="2"/>
                <w:vAlign w:val="center"/>
                <w:tcPrChange w:id="468" w:author="杰" w:date="2025-08-27T17:13:32Z">
                  <w:tcPr>
                    <w:tcW w:w="567" w:type="dxa"/>
                    <w:vAlign w:val="center"/>
                    <w:tcPrChange w:id="469" w:author="杰" w:date="2025-08-27T17:13:32Z">
                      <w:tcPr>
                        <w:tcW w:w="567" w:type="dxa"/>
                        <w:vAlign w:val="center"/>
                        <w:tcPrChange w:id="470" w:author="杰" w:date="2025-08-27T17:13:32Z">
                          <w:tcPr>
                            <w:tcW w:w="567" w:type="dxa"/>
                            <w:vAlign w:val="center"/>
                            <w:tcPrChange w:id="471" w:author="杰" w:date="2025-08-27T17:13:32Z">
                              <w:tcPr>
                                <w:tcW w:w="567" w:type="dxa"/>
                                <w:vAlign w:val="center"/>
                              </w:tcPr>
                            </w:tcPrChange>
                          </w:tcPr>
                        </w:tcPrChange>
                      </w:tcPr>
                    </w:tcPrChange>
                  </w:tcPr>
                </w:tcPrChange>
              </w:tcPr>
            </w:tcPrChange>
          </w:tcPr>
          <w:p w14:paraId="5DC203B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567" w:type="dxa"/>
            <w:vAlign w:val="center"/>
            <w:tcPrChange w:id="472" w:author="杰" w:date="2025-08-27T17:13:32Z">
              <w:tcPr>
                <w:tcW w:w="567" w:type="dxa"/>
                <w:gridSpan w:val="2"/>
                <w:vAlign w:val="center"/>
                <w:tcPrChange w:id="473" w:author="杰" w:date="2025-08-27T17:13:32Z">
                  <w:tcPr>
                    <w:tcW w:w="567" w:type="dxa"/>
                    <w:vAlign w:val="center"/>
                    <w:tcPrChange w:id="474" w:author="杰" w:date="2025-08-27T17:13:32Z">
                      <w:tcPr>
                        <w:tcW w:w="567" w:type="dxa"/>
                        <w:vAlign w:val="center"/>
                        <w:tcPrChange w:id="475" w:author="杰" w:date="2025-08-27T17:13:32Z">
                          <w:tcPr>
                            <w:tcW w:w="567" w:type="dxa"/>
                            <w:vAlign w:val="center"/>
                            <w:tcPrChange w:id="476" w:author="杰" w:date="2025-08-27T17:13:32Z">
                              <w:tcPr>
                                <w:tcW w:w="567" w:type="dxa"/>
                                <w:vAlign w:val="center"/>
                              </w:tcPr>
                            </w:tcPrChange>
                          </w:tcPr>
                        </w:tcPrChange>
                      </w:tcPr>
                    </w:tcPrChange>
                  </w:tcPr>
                </w:tcPrChange>
              </w:tcPr>
            </w:tcPrChange>
          </w:tcPr>
          <w:p w14:paraId="394621D9">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477" w:author="杰" w:date="2025-08-27T17:13:32Z">
              <w:tcPr>
                <w:tcW w:w="567" w:type="dxa"/>
                <w:gridSpan w:val="2"/>
                <w:vAlign w:val="center"/>
                <w:tcPrChange w:id="478" w:author="杰" w:date="2025-08-27T17:13:32Z">
                  <w:tcPr>
                    <w:tcW w:w="567" w:type="dxa"/>
                    <w:vAlign w:val="center"/>
                    <w:tcPrChange w:id="479" w:author="杰" w:date="2025-08-27T17:13:32Z">
                      <w:tcPr>
                        <w:tcW w:w="567" w:type="dxa"/>
                        <w:vAlign w:val="center"/>
                        <w:tcPrChange w:id="480" w:author="杰" w:date="2025-08-27T17:13:32Z">
                          <w:tcPr>
                            <w:tcW w:w="567" w:type="dxa"/>
                            <w:vAlign w:val="center"/>
                            <w:tcPrChange w:id="481" w:author="杰" w:date="2025-08-27T17:13:32Z">
                              <w:tcPr>
                                <w:tcW w:w="567" w:type="dxa"/>
                                <w:vAlign w:val="center"/>
                              </w:tcPr>
                            </w:tcPrChange>
                          </w:tcPr>
                        </w:tcPrChange>
                      </w:tcPr>
                    </w:tcPrChange>
                  </w:tcPr>
                </w:tcPrChange>
              </w:tcPr>
            </w:tcPrChange>
          </w:tcPr>
          <w:p w14:paraId="5B2D55D8">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846" w:type="dxa"/>
            <w:vAlign w:val="center"/>
            <w:tcPrChange w:id="482" w:author="杰" w:date="2025-08-27T17:13:32Z">
              <w:tcPr>
                <w:tcW w:w="846" w:type="dxa"/>
                <w:gridSpan w:val="2"/>
                <w:vAlign w:val="center"/>
                <w:tcPrChange w:id="483" w:author="杰" w:date="2025-08-27T17:13:32Z">
                  <w:tcPr>
                    <w:tcW w:w="846" w:type="dxa"/>
                    <w:vAlign w:val="center"/>
                    <w:tcPrChange w:id="484" w:author="杰" w:date="2025-08-27T17:13:32Z">
                      <w:tcPr>
                        <w:tcW w:w="846" w:type="dxa"/>
                        <w:vAlign w:val="center"/>
                        <w:tcPrChange w:id="485" w:author="杰" w:date="2025-08-27T17:13:32Z">
                          <w:tcPr>
                            <w:tcW w:w="846" w:type="dxa"/>
                            <w:vAlign w:val="center"/>
                            <w:tcPrChange w:id="486" w:author="杰" w:date="2025-08-27T17:13:32Z">
                              <w:tcPr>
                                <w:tcW w:w="846" w:type="dxa"/>
                                <w:vAlign w:val="center"/>
                              </w:tcPr>
                            </w:tcPrChange>
                          </w:tcPr>
                        </w:tcPrChange>
                      </w:tcPr>
                    </w:tcPrChange>
                  </w:tcPr>
                </w:tcPrChange>
              </w:tcPr>
            </w:tcPrChange>
          </w:tcPr>
          <w:p w14:paraId="653B3B0E">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30CC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8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487" w:author="杰" w:date="2025-08-27T17:13:32Z">
            <w:trPr>
              <w:gridBefore w:val="1"/>
              <w:wBefore w:w="80" w:type="dxa"/>
              <w:trHeight w:val="510" w:hRule="atLeast"/>
              <w:jc w:val="center"/>
            </w:trPr>
          </w:trPrChange>
        </w:trPr>
        <w:tc>
          <w:tcPr>
            <w:tcW w:w="1134" w:type="dxa"/>
            <w:vAlign w:val="center"/>
            <w:tcPrChange w:id="488" w:author="杰" w:date="2025-08-27T17:13:32Z">
              <w:tcPr>
                <w:tcW w:w="1134" w:type="dxa"/>
                <w:gridSpan w:val="2"/>
                <w:vAlign w:val="center"/>
                <w:tcPrChange w:id="489" w:author="杰" w:date="2025-08-27T17:13:32Z">
                  <w:tcPr>
                    <w:tcW w:w="1134" w:type="dxa"/>
                    <w:vAlign w:val="center"/>
                    <w:tcPrChange w:id="490" w:author="杰" w:date="2025-08-27T17:13:32Z">
                      <w:tcPr>
                        <w:tcW w:w="1134" w:type="dxa"/>
                        <w:vAlign w:val="center"/>
                        <w:tcPrChange w:id="491" w:author="杰" w:date="2025-08-27T17:13:32Z">
                          <w:tcPr>
                            <w:tcW w:w="1134" w:type="dxa"/>
                            <w:vAlign w:val="center"/>
                            <w:tcPrChange w:id="492" w:author="杰" w:date="2025-08-27T17:13:32Z">
                              <w:tcPr>
                                <w:tcW w:w="1134" w:type="dxa"/>
                                <w:vAlign w:val="center"/>
                              </w:tcPr>
                            </w:tcPrChange>
                          </w:tcPr>
                        </w:tcPrChange>
                      </w:tcPr>
                    </w:tcPrChange>
                  </w:tcPr>
                </w:tcPrChange>
              </w:tcPr>
            </w:tcPrChange>
          </w:tcPr>
          <w:p w14:paraId="2F3CC9BA">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323G00002</w:t>
            </w:r>
          </w:p>
        </w:tc>
        <w:tc>
          <w:tcPr>
            <w:tcW w:w="4248" w:type="dxa"/>
            <w:vAlign w:val="center"/>
            <w:tcPrChange w:id="493" w:author="杰" w:date="2025-08-27T17:13:32Z">
              <w:tcPr>
                <w:tcW w:w="4248" w:type="dxa"/>
                <w:gridSpan w:val="2"/>
                <w:vAlign w:val="center"/>
                <w:tcPrChange w:id="494" w:author="杰" w:date="2025-08-27T17:13:32Z">
                  <w:tcPr>
                    <w:tcW w:w="4248" w:type="dxa"/>
                    <w:vAlign w:val="center"/>
                    <w:tcPrChange w:id="495" w:author="杰" w:date="2025-08-27T17:13:32Z">
                      <w:tcPr>
                        <w:tcW w:w="4248" w:type="dxa"/>
                        <w:vAlign w:val="center"/>
                        <w:tcPrChange w:id="496" w:author="杰" w:date="2025-08-27T17:13:32Z">
                          <w:tcPr>
                            <w:tcW w:w="4248" w:type="dxa"/>
                            <w:vAlign w:val="center"/>
                            <w:tcPrChange w:id="497" w:author="杰" w:date="2025-08-27T17:13:32Z">
                              <w:tcPr>
                                <w:tcW w:w="4248" w:type="dxa"/>
                                <w:vAlign w:val="center"/>
                              </w:tcPr>
                            </w:tcPrChange>
                          </w:tcPr>
                        </w:tcPrChange>
                      </w:tcPr>
                    </w:tcPrChange>
                  </w:tcPr>
                </w:tcPrChange>
              </w:tcPr>
            </w:tcPrChange>
          </w:tcPr>
          <w:p w14:paraId="0FC01944">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大学体育2（基础素质、校操与游泳）</w:t>
            </w:r>
          </w:p>
          <w:p w14:paraId="707D1B23">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College Physical Education 2 (Basic Quality, School Gymnastics and Swimming)</w:t>
            </w:r>
          </w:p>
        </w:tc>
        <w:tc>
          <w:tcPr>
            <w:tcW w:w="645" w:type="dxa"/>
            <w:vAlign w:val="center"/>
            <w:tcPrChange w:id="498" w:author="杰" w:date="2025-08-27T17:13:32Z">
              <w:tcPr>
                <w:tcW w:w="645" w:type="dxa"/>
                <w:gridSpan w:val="2"/>
                <w:vAlign w:val="center"/>
                <w:tcPrChange w:id="499" w:author="杰" w:date="2025-08-27T17:13:32Z">
                  <w:tcPr>
                    <w:tcW w:w="645" w:type="dxa"/>
                    <w:vAlign w:val="center"/>
                    <w:tcPrChange w:id="500" w:author="杰" w:date="2025-08-27T17:13:32Z">
                      <w:tcPr>
                        <w:tcW w:w="645" w:type="dxa"/>
                        <w:vAlign w:val="center"/>
                        <w:tcPrChange w:id="501" w:author="杰" w:date="2025-08-27T17:13:32Z">
                          <w:tcPr>
                            <w:tcW w:w="645" w:type="dxa"/>
                            <w:vAlign w:val="center"/>
                            <w:tcPrChange w:id="502" w:author="杰" w:date="2025-08-27T17:13:32Z">
                              <w:tcPr>
                                <w:tcW w:w="645" w:type="dxa"/>
                                <w:vAlign w:val="center"/>
                              </w:tcPr>
                            </w:tcPrChange>
                          </w:tcPr>
                        </w:tcPrChange>
                      </w:tcPr>
                    </w:tcPrChange>
                  </w:tcPr>
                </w:tcPrChange>
              </w:tcPr>
            </w:tcPrChange>
          </w:tcPr>
          <w:p w14:paraId="322FFB4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考查</w:t>
            </w:r>
          </w:p>
        </w:tc>
        <w:tc>
          <w:tcPr>
            <w:tcW w:w="490" w:type="dxa"/>
            <w:vAlign w:val="center"/>
            <w:tcPrChange w:id="503" w:author="杰" w:date="2025-08-27T17:13:32Z">
              <w:tcPr>
                <w:tcW w:w="490" w:type="dxa"/>
                <w:gridSpan w:val="2"/>
                <w:vAlign w:val="center"/>
                <w:tcPrChange w:id="504" w:author="杰" w:date="2025-08-27T17:13:32Z">
                  <w:tcPr>
                    <w:tcW w:w="490" w:type="dxa"/>
                    <w:vAlign w:val="center"/>
                    <w:tcPrChange w:id="505" w:author="杰" w:date="2025-08-27T17:13:32Z">
                      <w:tcPr>
                        <w:tcW w:w="490" w:type="dxa"/>
                        <w:vAlign w:val="center"/>
                        <w:tcPrChange w:id="506" w:author="杰" w:date="2025-08-27T17:13:32Z">
                          <w:tcPr>
                            <w:tcW w:w="490" w:type="dxa"/>
                            <w:vAlign w:val="center"/>
                            <w:tcPrChange w:id="507" w:author="杰" w:date="2025-08-27T17:13:32Z">
                              <w:tcPr>
                                <w:tcW w:w="490" w:type="dxa"/>
                                <w:vAlign w:val="center"/>
                              </w:tcPr>
                            </w:tcPrChange>
                          </w:tcPr>
                        </w:tcPrChange>
                      </w:tcPr>
                    </w:tcPrChange>
                  </w:tcPr>
                </w:tcPrChange>
              </w:tcPr>
            </w:tcPrChange>
          </w:tcPr>
          <w:p w14:paraId="79D947D1">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508" w:author="杰" w:date="2025-08-27T17:13:32Z">
              <w:tcPr>
                <w:tcW w:w="567" w:type="dxa"/>
                <w:gridSpan w:val="2"/>
                <w:vAlign w:val="center"/>
                <w:tcPrChange w:id="509" w:author="杰" w:date="2025-08-27T17:13:32Z">
                  <w:tcPr>
                    <w:tcW w:w="567" w:type="dxa"/>
                    <w:vAlign w:val="center"/>
                    <w:tcPrChange w:id="510" w:author="杰" w:date="2025-08-27T17:13:32Z">
                      <w:tcPr>
                        <w:tcW w:w="567" w:type="dxa"/>
                        <w:vAlign w:val="center"/>
                        <w:tcPrChange w:id="511" w:author="杰" w:date="2025-08-27T17:13:32Z">
                          <w:tcPr>
                            <w:tcW w:w="567" w:type="dxa"/>
                            <w:vAlign w:val="center"/>
                            <w:tcPrChange w:id="512" w:author="杰" w:date="2025-08-27T17:13:32Z">
                              <w:tcPr>
                                <w:tcW w:w="567" w:type="dxa"/>
                                <w:vAlign w:val="center"/>
                              </w:tcPr>
                            </w:tcPrChange>
                          </w:tcPr>
                        </w:tcPrChange>
                      </w:tcPr>
                    </w:tcPrChange>
                  </w:tcPr>
                </w:tcPrChange>
              </w:tcPr>
            </w:tcPrChange>
          </w:tcPr>
          <w:p w14:paraId="5579A29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567" w:type="dxa"/>
            <w:vAlign w:val="center"/>
            <w:tcPrChange w:id="513" w:author="杰" w:date="2025-08-27T17:13:32Z">
              <w:tcPr>
                <w:tcW w:w="567" w:type="dxa"/>
                <w:gridSpan w:val="2"/>
                <w:vAlign w:val="center"/>
                <w:tcPrChange w:id="514" w:author="杰" w:date="2025-08-27T17:13:32Z">
                  <w:tcPr>
                    <w:tcW w:w="567" w:type="dxa"/>
                    <w:vAlign w:val="center"/>
                    <w:tcPrChange w:id="515" w:author="杰" w:date="2025-08-27T17:13:32Z">
                      <w:tcPr>
                        <w:tcW w:w="567" w:type="dxa"/>
                        <w:vAlign w:val="center"/>
                        <w:tcPrChange w:id="516" w:author="杰" w:date="2025-08-27T17:13:32Z">
                          <w:tcPr>
                            <w:tcW w:w="567" w:type="dxa"/>
                            <w:vAlign w:val="center"/>
                            <w:tcPrChange w:id="517" w:author="杰" w:date="2025-08-27T17:13:32Z">
                              <w:tcPr>
                                <w:tcW w:w="567" w:type="dxa"/>
                                <w:vAlign w:val="center"/>
                              </w:tcPr>
                            </w:tcPrChange>
                          </w:tcPr>
                        </w:tcPrChange>
                      </w:tcPr>
                    </w:tcPrChange>
                  </w:tcPr>
                </w:tcPrChange>
              </w:tcPr>
            </w:tcPrChange>
          </w:tcPr>
          <w:p w14:paraId="69D1998D">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518" w:author="杰" w:date="2025-08-27T17:13:32Z">
              <w:tcPr>
                <w:tcW w:w="567" w:type="dxa"/>
                <w:gridSpan w:val="2"/>
                <w:vAlign w:val="center"/>
                <w:tcPrChange w:id="519" w:author="杰" w:date="2025-08-27T17:13:32Z">
                  <w:tcPr>
                    <w:tcW w:w="567" w:type="dxa"/>
                    <w:vAlign w:val="center"/>
                    <w:tcPrChange w:id="520" w:author="杰" w:date="2025-08-27T17:13:32Z">
                      <w:tcPr>
                        <w:tcW w:w="567" w:type="dxa"/>
                        <w:vAlign w:val="center"/>
                        <w:tcPrChange w:id="521" w:author="杰" w:date="2025-08-27T17:13:32Z">
                          <w:tcPr>
                            <w:tcW w:w="567" w:type="dxa"/>
                            <w:vAlign w:val="center"/>
                            <w:tcPrChange w:id="522" w:author="杰" w:date="2025-08-27T17:13:32Z">
                              <w:tcPr>
                                <w:tcW w:w="567" w:type="dxa"/>
                                <w:vAlign w:val="center"/>
                              </w:tcPr>
                            </w:tcPrChange>
                          </w:tcPr>
                        </w:tcPrChange>
                      </w:tcPr>
                    </w:tcPrChange>
                  </w:tcPr>
                </w:tcPrChange>
              </w:tcPr>
            </w:tcPrChange>
          </w:tcPr>
          <w:p w14:paraId="111DC3C3">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846" w:type="dxa"/>
            <w:vAlign w:val="center"/>
            <w:tcPrChange w:id="523" w:author="杰" w:date="2025-08-27T17:13:32Z">
              <w:tcPr>
                <w:tcW w:w="846" w:type="dxa"/>
                <w:gridSpan w:val="2"/>
                <w:vAlign w:val="center"/>
                <w:tcPrChange w:id="524" w:author="杰" w:date="2025-08-27T17:13:32Z">
                  <w:tcPr>
                    <w:tcW w:w="846" w:type="dxa"/>
                    <w:vAlign w:val="center"/>
                    <w:tcPrChange w:id="525" w:author="杰" w:date="2025-08-27T17:13:32Z">
                      <w:tcPr>
                        <w:tcW w:w="846" w:type="dxa"/>
                        <w:vAlign w:val="center"/>
                        <w:tcPrChange w:id="526" w:author="杰" w:date="2025-08-27T17:13:32Z">
                          <w:tcPr>
                            <w:tcW w:w="846" w:type="dxa"/>
                            <w:vAlign w:val="center"/>
                            <w:tcPrChange w:id="527" w:author="杰" w:date="2025-08-27T17:13:32Z">
                              <w:tcPr>
                                <w:tcW w:w="846" w:type="dxa"/>
                                <w:vAlign w:val="center"/>
                              </w:tcPr>
                            </w:tcPrChange>
                          </w:tcPr>
                        </w:tcPrChange>
                      </w:tcPr>
                    </w:tcPrChange>
                  </w:tcPr>
                </w:tcPrChange>
              </w:tcPr>
            </w:tcPrChange>
          </w:tcPr>
          <w:p w14:paraId="06B51F71">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0EA7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28"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528" w:author="杰" w:date="2025-08-27T17:13:32Z">
            <w:trPr>
              <w:gridBefore w:val="1"/>
              <w:wBefore w:w="80" w:type="dxa"/>
              <w:trHeight w:val="510" w:hRule="atLeast"/>
              <w:jc w:val="center"/>
            </w:trPr>
          </w:trPrChange>
        </w:trPr>
        <w:tc>
          <w:tcPr>
            <w:tcW w:w="1134" w:type="dxa"/>
            <w:vAlign w:val="center"/>
            <w:tcPrChange w:id="529" w:author="杰" w:date="2025-08-27T17:13:32Z">
              <w:tcPr>
                <w:tcW w:w="1134" w:type="dxa"/>
                <w:gridSpan w:val="2"/>
                <w:vAlign w:val="center"/>
                <w:tcPrChange w:id="530" w:author="杰" w:date="2025-08-27T17:13:32Z">
                  <w:tcPr>
                    <w:tcW w:w="1134" w:type="dxa"/>
                    <w:vAlign w:val="center"/>
                    <w:tcPrChange w:id="531" w:author="杰" w:date="2025-08-27T17:13:32Z">
                      <w:tcPr>
                        <w:tcW w:w="1134" w:type="dxa"/>
                        <w:vAlign w:val="center"/>
                        <w:tcPrChange w:id="532" w:author="杰" w:date="2025-08-27T17:13:32Z">
                          <w:tcPr>
                            <w:tcW w:w="1134" w:type="dxa"/>
                            <w:vAlign w:val="center"/>
                            <w:tcPrChange w:id="533" w:author="杰" w:date="2025-08-27T17:13:32Z">
                              <w:tcPr>
                                <w:tcW w:w="1134" w:type="dxa"/>
                                <w:vAlign w:val="center"/>
                              </w:tcPr>
                            </w:tcPrChange>
                          </w:tcPr>
                        </w:tcPrChange>
                      </w:tcPr>
                    </w:tcPrChange>
                  </w:tcPr>
                </w:tcPrChange>
              </w:tcPr>
            </w:tcPrChange>
          </w:tcPr>
          <w:p w14:paraId="7371C007">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323G00003</w:t>
            </w:r>
          </w:p>
        </w:tc>
        <w:tc>
          <w:tcPr>
            <w:tcW w:w="4248" w:type="dxa"/>
            <w:vAlign w:val="center"/>
            <w:tcPrChange w:id="534" w:author="杰" w:date="2025-08-27T17:13:32Z">
              <w:tcPr>
                <w:tcW w:w="4248" w:type="dxa"/>
                <w:gridSpan w:val="2"/>
                <w:vAlign w:val="center"/>
                <w:tcPrChange w:id="535" w:author="杰" w:date="2025-08-27T17:13:32Z">
                  <w:tcPr>
                    <w:tcW w:w="4248" w:type="dxa"/>
                    <w:vAlign w:val="center"/>
                    <w:tcPrChange w:id="536" w:author="杰" w:date="2025-08-27T17:13:32Z">
                      <w:tcPr>
                        <w:tcW w:w="4248" w:type="dxa"/>
                        <w:vAlign w:val="center"/>
                        <w:tcPrChange w:id="537" w:author="杰" w:date="2025-08-27T17:13:32Z">
                          <w:tcPr>
                            <w:tcW w:w="4248" w:type="dxa"/>
                            <w:vAlign w:val="center"/>
                            <w:tcPrChange w:id="538" w:author="杰" w:date="2025-08-27T17:13:32Z">
                              <w:tcPr>
                                <w:tcW w:w="4248" w:type="dxa"/>
                                <w:vAlign w:val="center"/>
                              </w:tcPr>
                            </w:tcPrChange>
                          </w:tcPr>
                        </w:tcPrChange>
                      </w:tcPr>
                    </w:tcPrChange>
                  </w:tcPr>
                </w:tcPrChange>
              </w:tcPr>
            </w:tcPrChange>
          </w:tcPr>
          <w:p w14:paraId="5F5E0903">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大学体育3（体育专项初级与游泳）</w:t>
            </w:r>
          </w:p>
          <w:p w14:paraId="4D4793C6">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College Physical Education 3 (B</w:t>
            </w:r>
            <w:r>
              <w:rPr>
                <w:rFonts w:hint="eastAsia" w:ascii="宋体" w:hAnsi="宋体"/>
                <w:color w:val="000000" w:themeColor="text1"/>
                <w:sz w:val="18"/>
                <w:szCs w:val="18"/>
                <w:highlight w:val="none"/>
                <w14:textFill>
                  <w14:solidFill>
                    <w14:schemeClr w14:val="tx1"/>
                  </w14:solidFill>
                </w14:textFill>
              </w:rPr>
              <w:t>asic</w:t>
            </w:r>
            <w:r>
              <w:rPr>
                <w:rFonts w:ascii="宋体" w:hAnsi="宋体"/>
                <w:color w:val="000000" w:themeColor="text1"/>
                <w:sz w:val="18"/>
                <w:szCs w:val="18"/>
                <w:highlight w:val="none"/>
                <w14:textFill>
                  <w14:solidFill>
                    <w14:schemeClr w14:val="tx1"/>
                  </w14:solidFill>
                </w14:textFill>
              </w:rPr>
              <w:t xml:space="preserve"> Sport Skills and Swimming)</w:t>
            </w:r>
          </w:p>
        </w:tc>
        <w:tc>
          <w:tcPr>
            <w:tcW w:w="645" w:type="dxa"/>
            <w:vAlign w:val="center"/>
            <w:tcPrChange w:id="539" w:author="杰" w:date="2025-08-27T17:13:32Z">
              <w:tcPr>
                <w:tcW w:w="645" w:type="dxa"/>
                <w:gridSpan w:val="2"/>
                <w:vAlign w:val="center"/>
                <w:tcPrChange w:id="540" w:author="杰" w:date="2025-08-27T17:13:32Z">
                  <w:tcPr>
                    <w:tcW w:w="645" w:type="dxa"/>
                    <w:vAlign w:val="center"/>
                    <w:tcPrChange w:id="541" w:author="杰" w:date="2025-08-27T17:13:32Z">
                      <w:tcPr>
                        <w:tcW w:w="645" w:type="dxa"/>
                        <w:vAlign w:val="center"/>
                        <w:tcPrChange w:id="542" w:author="杰" w:date="2025-08-27T17:13:32Z">
                          <w:tcPr>
                            <w:tcW w:w="645" w:type="dxa"/>
                            <w:vAlign w:val="center"/>
                            <w:tcPrChange w:id="543" w:author="杰" w:date="2025-08-27T17:13:32Z">
                              <w:tcPr>
                                <w:tcW w:w="645" w:type="dxa"/>
                                <w:vAlign w:val="center"/>
                              </w:tcPr>
                            </w:tcPrChange>
                          </w:tcPr>
                        </w:tcPrChange>
                      </w:tcPr>
                    </w:tcPrChange>
                  </w:tcPr>
                </w:tcPrChange>
              </w:tcPr>
            </w:tcPrChange>
          </w:tcPr>
          <w:p w14:paraId="071B0F44">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考查</w:t>
            </w:r>
          </w:p>
        </w:tc>
        <w:tc>
          <w:tcPr>
            <w:tcW w:w="490" w:type="dxa"/>
            <w:vAlign w:val="center"/>
            <w:tcPrChange w:id="544" w:author="杰" w:date="2025-08-27T17:13:32Z">
              <w:tcPr>
                <w:tcW w:w="490" w:type="dxa"/>
                <w:gridSpan w:val="2"/>
                <w:vAlign w:val="center"/>
                <w:tcPrChange w:id="545" w:author="杰" w:date="2025-08-27T17:13:32Z">
                  <w:tcPr>
                    <w:tcW w:w="490" w:type="dxa"/>
                    <w:vAlign w:val="center"/>
                    <w:tcPrChange w:id="546" w:author="杰" w:date="2025-08-27T17:13:32Z">
                      <w:tcPr>
                        <w:tcW w:w="490" w:type="dxa"/>
                        <w:vAlign w:val="center"/>
                        <w:tcPrChange w:id="547" w:author="杰" w:date="2025-08-27T17:13:32Z">
                          <w:tcPr>
                            <w:tcW w:w="490" w:type="dxa"/>
                            <w:vAlign w:val="center"/>
                            <w:tcPrChange w:id="548" w:author="杰" w:date="2025-08-27T17:13:32Z">
                              <w:tcPr>
                                <w:tcW w:w="490" w:type="dxa"/>
                                <w:vAlign w:val="center"/>
                              </w:tcPr>
                            </w:tcPrChange>
                          </w:tcPr>
                        </w:tcPrChange>
                      </w:tcPr>
                    </w:tcPrChange>
                  </w:tcPr>
                </w:tcPrChange>
              </w:tcPr>
            </w:tcPrChange>
          </w:tcPr>
          <w:p w14:paraId="25E9CE0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549" w:author="杰" w:date="2025-08-27T17:13:32Z">
              <w:tcPr>
                <w:tcW w:w="567" w:type="dxa"/>
                <w:gridSpan w:val="2"/>
                <w:vAlign w:val="center"/>
                <w:tcPrChange w:id="550" w:author="杰" w:date="2025-08-27T17:13:32Z">
                  <w:tcPr>
                    <w:tcW w:w="567" w:type="dxa"/>
                    <w:vAlign w:val="center"/>
                    <w:tcPrChange w:id="551" w:author="杰" w:date="2025-08-27T17:13:32Z">
                      <w:tcPr>
                        <w:tcW w:w="567" w:type="dxa"/>
                        <w:vAlign w:val="center"/>
                        <w:tcPrChange w:id="552" w:author="杰" w:date="2025-08-27T17:13:32Z">
                          <w:tcPr>
                            <w:tcW w:w="567" w:type="dxa"/>
                            <w:vAlign w:val="center"/>
                            <w:tcPrChange w:id="553" w:author="杰" w:date="2025-08-27T17:13:32Z">
                              <w:tcPr>
                                <w:tcW w:w="567" w:type="dxa"/>
                                <w:vAlign w:val="center"/>
                              </w:tcPr>
                            </w:tcPrChange>
                          </w:tcPr>
                        </w:tcPrChange>
                      </w:tcPr>
                    </w:tcPrChange>
                  </w:tcPr>
                </w:tcPrChange>
              </w:tcPr>
            </w:tcPrChange>
          </w:tcPr>
          <w:p w14:paraId="3FD6E01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567" w:type="dxa"/>
            <w:vAlign w:val="center"/>
            <w:tcPrChange w:id="554" w:author="杰" w:date="2025-08-27T17:13:32Z">
              <w:tcPr>
                <w:tcW w:w="567" w:type="dxa"/>
                <w:gridSpan w:val="2"/>
                <w:vAlign w:val="center"/>
                <w:tcPrChange w:id="555" w:author="杰" w:date="2025-08-27T17:13:32Z">
                  <w:tcPr>
                    <w:tcW w:w="567" w:type="dxa"/>
                    <w:vAlign w:val="center"/>
                    <w:tcPrChange w:id="556" w:author="杰" w:date="2025-08-27T17:13:32Z">
                      <w:tcPr>
                        <w:tcW w:w="567" w:type="dxa"/>
                        <w:vAlign w:val="center"/>
                        <w:tcPrChange w:id="557" w:author="杰" w:date="2025-08-27T17:13:32Z">
                          <w:tcPr>
                            <w:tcW w:w="567" w:type="dxa"/>
                            <w:vAlign w:val="center"/>
                            <w:tcPrChange w:id="558" w:author="杰" w:date="2025-08-27T17:13:32Z">
                              <w:tcPr>
                                <w:tcW w:w="567" w:type="dxa"/>
                                <w:vAlign w:val="center"/>
                              </w:tcPr>
                            </w:tcPrChange>
                          </w:tcPr>
                        </w:tcPrChange>
                      </w:tcPr>
                    </w:tcPrChange>
                  </w:tcPr>
                </w:tcPrChange>
              </w:tcPr>
            </w:tcPrChange>
          </w:tcPr>
          <w:p w14:paraId="0F5DFA46">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559" w:author="杰" w:date="2025-08-27T17:13:32Z">
              <w:tcPr>
                <w:tcW w:w="567" w:type="dxa"/>
                <w:gridSpan w:val="2"/>
                <w:vAlign w:val="center"/>
                <w:tcPrChange w:id="560" w:author="杰" w:date="2025-08-27T17:13:32Z">
                  <w:tcPr>
                    <w:tcW w:w="567" w:type="dxa"/>
                    <w:vAlign w:val="center"/>
                    <w:tcPrChange w:id="561" w:author="杰" w:date="2025-08-27T17:13:32Z">
                      <w:tcPr>
                        <w:tcW w:w="567" w:type="dxa"/>
                        <w:vAlign w:val="center"/>
                        <w:tcPrChange w:id="562" w:author="杰" w:date="2025-08-27T17:13:32Z">
                          <w:tcPr>
                            <w:tcW w:w="567" w:type="dxa"/>
                            <w:vAlign w:val="center"/>
                            <w:tcPrChange w:id="563" w:author="杰" w:date="2025-08-27T17:13:32Z">
                              <w:tcPr>
                                <w:tcW w:w="567" w:type="dxa"/>
                                <w:vAlign w:val="center"/>
                              </w:tcPr>
                            </w:tcPrChange>
                          </w:tcPr>
                        </w:tcPrChange>
                      </w:tcPr>
                    </w:tcPrChange>
                  </w:tcPr>
                </w:tcPrChange>
              </w:tcPr>
            </w:tcPrChange>
          </w:tcPr>
          <w:p w14:paraId="17845D78">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846" w:type="dxa"/>
            <w:vAlign w:val="center"/>
            <w:tcPrChange w:id="564" w:author="杰" w:date="2025-08-27T17:13:32Z">
              <w:tcPr>
                <w:tcW w:w="846" w:type="dxa"/>
                <w:gridSpan w:val="2"/>
                <w:vAlign w:val="center"/>
                <w:tcPrChange w:id="565" w:author="杰" w:date="2025-08-27T17:13:32Z">
                  <w:tcPr>
                    <w:tcW w:w="846" w:type="dxa"/>
                    <w:vAlign w:val="center"/>
                    <w:tcPrChange w:id="566" w:author="杰" w:date="2025-08-27T17:13:32Z">
                      <w:tcPr>
                        <w:tcW w:w="846" w:type="dxa"/>
                        <w:vAlign w:val="center"/>
                        <w:tcPrChange w:id="567" w:author="杰" w:date="2025-08-27T17:13:32Z">
                          <w:tcPr>
                            <w:tcW w:w="846" w:type="dxa"/>
                            <w:vAlign w:val="center"/>
                            <w:tcPrChange w:id="568" w:author="杰" w:date="2025-08-27T17:13:32Z">
                              <w:tcPr>
                                <w:tcW w:w="846" w:type="dxa"/>
                                <w:vAlign w:val="center"/>
                              </w:tcPr>
                            </w:tcPrChange>
                          </w:tcPr>
                        </w:tcPrChange>
                      </w:tcPr>
                    </w:tcPrChange>
                  </w:tcPr>
                </w:tcPrChange>
              </w:tcPr>
            </w:tcPrChange>
          </w:tcPr>
          <w:p w14:paraId="324E3FD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2D23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9"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569" w:author="杰" w:date="2025-08-27T17:13:32Z">
            <w:trPr>
              <w:gridBefore w:val="1"/>
              <w:wBefore w:w="80" w:type="dxa"/>
              <w:trHeight w:val="510" w:hRule="atLeast"/>
              <w:jc w:val="center"/>
            </w:trPr>
          </w:trPrChange>
        </w:trPr>
        <w:tc>
          <w:tcPr>
            <w:tcW w:w="1134" w:type="dxa"/>
            <w:vAlign w:val="center"/>
            <w:tcPrChange w:id="570" w:author="杰" w:date="2025-08-27T17:13:32Z">
              <w:tcPr>
                <w:tcW w:w="1134" w:type="dxa"/>
                <w:gridSpan w:val="2"/>
                <w:vAlign w:val="center"/>
                <w:tcPrChange w:id="571" w:author="杰" w:date="2025-08-27T17:13:32Z">
                  <w:tcPr>
                    <w:tcW w:w="1134" w:type="dxa"/>
                    <w:vAlign w:val="center"/>
                    <w:tcPrChange w:id="572" w:author="杰" w:date="2025-08-27T17:13:32Z">
                      <w:tcPr>
                        <w:tcW w:w="1134" w:type="dxa"/>
                        <w:vAlign w:val="center"/>
                        <w:tcPrChange w:id="573" w:author="杰" w:date="2025-08-27T17:13:32Z">
                          <w:tcPr>
                            <w:tcW w:w="1134" w:type="dxa"/>
                            <w:vAlign w:val="center"/>
                            <w:tcPrChange w:id="574" w:author="杰" w:date="2025-08-27T17:13:32Z">
                              <w:tcPr>
                                <w:tcW w:w="1134" w:type="dxa"/>
                                <w:vAlign w:val="center"/>
                              </w:tcPr>
                            </w:tcPrChange>
                          </w:tcPr>
                        </w:tcPrChange>
                      </w:tcPr>
                    </w:tcPrChange>
                  </w:tcPr>
                </w:tcPrChange>
              </w:tcPr>
            </w:tcPrChange>
          </w:tcPr>
          <w:p w14:paraId="1D7DBD56">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323G00004</w:t>
            </w:r>
          </w:p>
        </w:tc>
        <w:tc>
          <w:tcPr>
            <w:tcW w:w="4248" w:type="dxa"/>
            <w:vAlign w:val="center"/>
            <w:tcPrChange w:id="575" w:author="杰" w:date="2025-08-27T17:13:32Z">
              <w:tcPr>
                <w:tcW w:w="4248" w:type="dxa"/>
                <w:gridSpan w:val="2"/>
                <w:vAlign w:val="center"/>
                <w:tcPrChange w:id="576" w:author="杰" w:date="2025-08-27T17:13:32Z">
                  <w:tcPr>
                    <w:tcW w:w="4248" w:type="dxa"/>
                    <w:vAlign w:val="center"/>
                    <w:tcPrChange w:id="577" w:author="杰" w:date="2025-08-27T17:13:32Z">
                      <w:tcPr>
                        <w:tcW w:w="4248" w:type="dxa"/>
                        <w:vAlign w:val="center"/>
                        <w:tcPrChange w:id="578" w:author="杰" w:date="2025-08-27T17:13:32Z">
                          <w:tcPr>
                            <w:tcW w:w="4248" w:type="dxa"/>
                            <w:vAlign w:val="center"/>
                            <w:tcPrChange w:id="579" w:author="杰" w:date="2025-08-27T17:13:32Z">
                              <w:tcPr>
                                <w:tcW w:w="4248" w:type="dxa"/>
                                <w:vAlign w:val="center"/>
                              </w:tcPr>
                            </w:tcPrChange>
                          </w:tcPr>
                        </w:tcPrChange>
                      </w:tcPr>
                    </w:tcPrChange>
                  </w:tcPr>
                </w:tcPrChange>
              </w:tcPr>
            </w:tcPrChange>
          </w:tcPr>
          <w:p w14:paraId="59D8272F">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大学体育4（体育专项高级)</w:t>
            </w:r>
          </w:p>
          <w:p w14:paraId="3C69F827">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College Physical Education 4 (Advanced Sport Skills)</w:t>
            </w:r>
          </w:p>
        </w:tc>
        <w:tc>
          <w:tcPr>
            <w:tcW w:w="645" w:type="dxa"/>
            <w:vAlign w:val="center"/>
            <w:tcPrChange w:id="580" w:author="杰" w:date="2025-08-27T17:13:32Z">
              <w:tcPr>
                <w:tcW w:w="645" w:type="dxa"/>
                <w:gridSpan w:val="2"/>
                <w:vAlign w:val="center"/>
                <w:tcPrChange w:id="581" w:author="杰" w:date="2025-08-27T17:13:32Z">
                  <w:tcPr>
                    <w:tcW w:w="645" w:type="dxa"/>
                    <w:vAlign w:val="center"/>
                    <w:tcPrChange w:id="582" w:author="杰" w:date="2025-08-27T17:13:32Z">
                      <w:tcPr>
                        <w:tcW w:w="645" w:type="dxa"/>
                        <w:vAlign w:val="center"/>
                        <w:tcPrChange w:id="583" w:author="杰" w:date="2025-08-27T17:13:32Z">
                          <w:tcPr>
                            <w:tcW w:w="645" w:type="dxa"/>
                            <w:vAlign w:val="center"/>
                            <w:tcPrChange w:id="584" w:author="杰" w:date="2025-08-27T17:13:32Z">
                              <w:tcPr>
                                <w:tcW w:w="645" w:type="dxa"/>
                                <w:vAlign w:val="center"/>
                              </w:tcPr>
                            </w:tcPrChange>
                          </w:tcPr>
                        </w:tcPrChange>
                      </w:tcPr>
                    </w:tcPrChange>
                  </w:tcPr>
                </w:tcPrChange>
              </w:tcPr>
            </w:tcPrChange>
          </w:tcPr>
          <w:p w14:paraId="54914FAA">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考查</w:t>
            </w:r>
          </w:p>
        </w:tc>
        <w:tc>
          <w:tcPr>
            <w:tcW w:w="490" w:type="dxa"/>
            <w:vAlign w:val="center"/>
            <w:tcPrChange w:id="585" w:author="杰" w:date="2025-08-27T17:13:32Z">
              <w:tcPr>
                <w:tcW w:w="490" w:type="dxa"/>
                <w:gridSpan w:val="2"/>
                <w:vAlign w:val="center"/>
                <w:tcPrChange w:id="586" w:author="杰" w:date="2025-08-27T17:13:32Z">
                  <w:tcPr>
                    <w:tcW w:w="490" w:type="dxa"/>
                    <w:vAlign w:val="center"/>
                    <w:tcPrChange w:id="587" w:author="杰" w:date="2025-08-27T17:13:32Z">
                      <w:tcPr>
                        <w:tcW w:w="490" w:type="dxa"/>
                        <w:vAlign w:val="center"/>
                        <w:tcPrChange w:id="588" w:author="杰" w:date="2025-08-27T17:13:32Z">
                          <w:tcPr>
                            <w:tcW w:w="490" w:type="dxa"/>
                            <w:vAlign w:val="center"/>
                            <w:tcPrChange w:id="589" w:author="杰" w:date="2025-08-27T17:13:32Z">
                              <w:tcPr>
                                <w:tcW w:w="490" w:type="dxa"/>
                                <w:vAlign w:val="center"/>
                              </w:tcPr>
                            </w:tcPrChange>
                          </w:tcPr>
                        </w:tcPrChange>
                      </w:tcPr>
                    </w:tcPrChange>
                  </w:tcPr>
                </w:tcPrChange>
              </w:tcPr>
            </w:tcPrChange>
          </w:tcPr>
          <w:p w14:paraId="4191384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590" w:author="杰" w:date="2025-08-27T17:13:32Z">
              <w:tcPr>
                <w:tcW w:w="567" w:type="dxa"/>
                <w:gridSpan w:val="2"/>
                <w:vAlign w:val="center"/>
                <w:tcPrChange w:id="591" w:author="杰" w:date="2025-08-27T17:13:32Z">
                  <w:tcPr>
                    <w:tcW w:w="567" w:type="dxa"/>
                    <w:vAlign w:val="center"/>
                    <w:tcPrChange w:id="592" w:author="杰" w:date="2025-08-27T17:13:32Z">
                      <w:tcPr>
                        <w:tcW w:w="567" w:type="dxa"/>
                        <w:vAlign w:val="center"/>
                        <w:tcPrChange w:id="593" w:author="杰" w:date="2025-08-27T17:13:32Z">
                          <w:tcPr>
                            <w:tcW w:w="567" w:type="dxa"/>
                            <w:vAlign w:val="center"/>
                            <w:tcPrChange w:id="594" w:author="杰" w:date="2025-08-27T17:13:32Z">
                              <w:tcPr>
                                <w:tcW w:w="567" w:type="dxa"/>
                                <w:vAlign w:val="center"/>
                              </w:tcPr>
                            </w:tcPrChange>
                          </w:tcPr>
                        </w:tcPrChange>
                      </w:tcPr>
                    </w:tcPrChange>
                  </w:tcPr>
                </w:tcPrChange>
              </w:tcPr>
            </w:tcPrChange>
          </w:tcPr>
          <w:p w14:paraId="32E2165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567" w:type="dxa"/>
            <w:vAlign w:val="center"/>
            <w:tcPrChange w:id="595" w:author="杰" w:date="2025-08-27T17:13:32Z">
              <w:tcPr>
                <w:tcW w:w="567" w:type="dxa"/>
                <w:gridSpan w:val="2"/>
                <w:vAlign w:val="center"/>
                <w:tcPrChange w:id="596" w:author="杰" w:date="2025-08-27T17:13:32Z">
                  <w:tcPr>
                    <w:tcW w:w="567" w:type="dxa"/>
                    <w:vAlign w:val="center"/>
                    <w:tcPrChange w:id="597" w:author="杰" w:date="2025-08-27T17:13:32Z">
                      <w:tcPr>
                        <w:tcW w:w="567" w:type="dxa"/>
                        <w:vAlign w:val="center"/>
                        <w:tcPrChange w:id="598" w:author="杰" w:date="2025-08-27T17:13:32Z">
                          <w:tcPr>
                            <w:tcW w:w="567" w:type="dxa"/>
                            <w:vAlign w:val="center"/>
                            <w:tcPrChange w:id="599" w:author="杰" w:date="2025-08-27T17:13:32Z">
                              <w:tcPr>
                                <w:tcW w:w="567" w:type="dxa"/>
                                <w:vAlign w:val="center"/>
                              </w:tcPr>
                            </w:tcPrChange>
                          </w:tcPr>
                        </w:tcPrChange>
                      </w:tcPr>
                    </w:tcPrChange>
                  </w:tcPr>
                </w:tcPrChange>
              </w:tcPr>
            </w:tcPrChange>
          </w:tcPr>
          <w:p w14:paraId="2F021589">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600" w:author="杰" w:date="2025-08-27T17:13:32Z">
              <w:tcPr>
                <w:tcW w:w="567" w:type="dxa"/>
                <w:gridSpan w:val="2"/>
                <w:vAlign w:val="center"/>
                <w:tcPrChange w:id="601" w:author="杰" w:date="2025-08-27T17:13:32Z">
                  <w:tcPr>
                    <w:tcW w:w="567" w:type="dxa"/>
                    <w:vAlign w:val="center"/>
                    <w:tcPrChange w:id="602" w:author="杰" w:date="2025-08-27T17:13:32Z">
                      <w:tcPr>
                        <w:tcW w:w="567" w:type="dxa"/>
                        <w:vAlign w:val="center"/>
                        <w:tcPrChange w:id="603" w:author="杰" w:date="2025-08-27T17:13:32Z">
                          <w:tcPr>
                            <w:tcW w:w="567" w:type="dxa"/>
                            <w:vAlign w:val="center"/>
                            <w:tcPrChange w:id="604" w:author="杰" w:date="2025-08-27T17:13:32Z">
                              <w:tcPr>
                                <w:tcW w:w="567" w:type="dxa"/>
                                <w:vAlign w:val="center"/>
                              </w:tcPr>
                            </w:tcPrChange>
                          </w:tcPr>
                        </w:tcPrChange>
                      </w:tcPr>
                    </w:tcPrChange>
                  </w:tcPr>
                </w:tcPrChange>
              </w:tcPr>
            </w:tcPrChange>
          </w:tcPr>
          <w:p w14:paraId="4DFA7AE1">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w:t>
            </w:r>
          </w:p>
        </w:tc>
        <w:tc>
          <w:tcPr>
            <w:tcW w:w="846" w:type="dxa"/>
            <w:vAlign w:val="center"/>
            <w:tcPrChange w:id="605" w:author="杰" w:date="2025-08-27T17:13:32Z">
              <w:tcPr>
                <w:tcW w:w="846" w:type="dxa"/>
                <w:gridSpan w:val="2"/>
                <w:vAlign w:val="center"/>
                <w:tcPrChange w:id="606" w:author="杰" w:date="2025-08-27T17:13:32Z">
                  <w:tcPr>
                    <w:tcW w:w="846" w:type="dxa"/>
                    <w:vAlign w:val="center"/>
                    <w:tcPrChange w:id="607" w:author="杰" w:date="2025-08-27T17:13:32Z">
                      <w:tcPr>
                        <w:tcW w:w="846" w:type="dxa"/>
                        <w:vAlign w:val="center"/>
                        <w:tcPrChange w:id="608" w:author="杰" w:date="2025-08-27T17:13:32Z">
                          <w:tcPr>
                            <w:tcW w:w="846" w:type="dxa"/>
                            <w:vAlign w:val="center"/>
                            <w:tcPrChange w:id="609" w:author="杰" w:date="2025-08-27T17:13:32Z">
                              <w:tcPr>
                                <w:tcW w:w="846" w:type="dxa"/>
                                <w:vAlign w:val="center"/>
                              </w:tcPr>
                            </w:tcPrChange>
                          </w:tcPr>
                        </w:tcPrChange>
                      </w:tcPr>
                    </w:tcPrChange>
                  </w:tcPr>
                </w:tcPrChange>
              </w:tcPr>
            </w:tcPrChange>
          </w:tcPr>
          <w:p w14:paraId="617A7588">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3422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1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610" w:author="杰" w:date="2025-08-27T17:13:32Z">
            <w:trPr>
              <w:gridBefore w:val="1"/>
              <w:wBefore w:w="80" w:type="dxa"/>
              <w:trHeight w:val="510" w:hRule="atLeast"/>
              <w:jc w:val="center"/>
            </w:trPr>
          </w:trPrChange>
        </w:trPr>
        <w:tc>
          <w:tcPr>
            <w:tcW w:w="1134" w:type="dxa"/>
            <w:vAlign w:val="center"/>
            <w:tcPrChange w:id="611" w:author="杰" w:date="2025-08-27T17:13:32Z">
              <w:tcPr>
                <w:tcW w:w="1134" w:type="dxa"/>
                <w:gridSpan w:val="2"/>
                <w:vAlign w:val="center"/>
                <w:tcPrChange w:id="612" w:author="杰" w:date="2025-08-27T17:13:32Z">
                  <w:tcPr>
                    <w:tcW w:w="1134" w:type="dxa"/>
                    <w:vAlign w:val="center"/>
                    <w:tcPrChange w:id="613" w:author="杰" w:date="2025-08-27T17:13:32Z">
                      <w:tcPr>
                        <w:tcW w:w="1134" w:type="dxa"/>
                        <w:vAlign w:val="center"/>
                        <w:tcPrChange w:id="614" w:author="杰" w:date="2025-08-27T17:13:32Z">
                          <w:tcPr>
                            <w:tcW w:w="1134" w:type="dxa"/>
                            <w:vAlign w:val="center"/>
                            <w:tcPrChange w:id="615" w:author="杰" w:date="2025-08-27T17:13:32Z">
                              <w:tcPr>
                                <w:tcW w:w="1134" w:type="dxa"/>
                                <w:vAlign w:val="center"/>
                              </w:tcPr>
                            </w:tcPrChange>
                          </w:tcPr>
                        </w:tcPrChange>
                      </w:tcPr>
                    </w:tcPrChange>
                  </w:tcPr>
                </w:tcPrChange>
              </w:tcPr>
            </w:tcPrChange>
          </w:tcPr>
          <w:p w14:paraId="2E7C3F11">
            <w:pPr>
              <w:widowControl/>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3223G0</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01</w:t>
            </w:r>
          </w:p>
        </w:tc>
        <w:tc>
          <w:tcPr>
            <w:tcW w:w="4248" w:type="dxa"/>
            <w:vAlign w:val="center"/>
            <w:tcPrChange w:id="616" w:author="杰" w:date="2025-08-27T17:13:32Z">
              <w:tcPr>
                <w:tcW w:w="4248" w:type="dxa"/>
                <w:gridSpan w:val="2"/>
                <w:vAlign w:val="center"/>
                <w:tcPrChange w:id="617" w:author="杰" w:date="2025-08-27T17:13:32Z">
                  <w:tcPr>
                    <w:tcW w:w="4248" w:type="dxa"/>
                    <w:vAlign w:val="center"/>
                    <w:tcPrChange w:id="618" w:author="杰" w:date="2025-08-27T17:13:32Z">
                      <w:tcPr>
                        <w:tcW w:w="4248" w:type="dxa"/>
                        <w:vAlign w:val="center"/>
                        <w:tcPrChange w:id="619" w:author="杰" w:date="2025-08-27T17:13:32Z">
                          <w:tcPr>
                            <w:tcW w:w="4248" w:type="dxa"/>
                            <w:vAlign w:val="center"/>
                            <w:tcPrChange w:id="620" w:author="杰" w:date="2025-08-27T17:13:32Z">
                              <w:tcPr>
                                <w:tcW w:w="4248" w:type="dxa"/>
                                <w:vAlign w:val="center"/>
                              </w:tcPr>
                            </w:tcPrChange>
                          </w:tcPr>
                        </w:tcPrChange>
                      </w:tcPr>
                    </w:tcPrChange>
                  </w:tcPr>
                </w:tcPrChange>
              </w:tcPr>
            </w:tcPrChange>
          </w:tcPr>
          <w:p w14:paraId="6510CB36">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大学英语1</w:t>
            </w:r>
          </w:p>
          <w:p w14:paraId="4AF4604D">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College English 1</w:t>
            </w:r>
          </w:p>
        </w:tc>
        <w:tc>
          <w:tcPr>
            <w:tcW w:w="645" w:type="dxa"/>
            <w:vAlign w:val="center"/>
            <w:tcPrChange w:id="621" w:author="杰" w:date="2025-08-27T17:13:32Z">
              <w:tcPr>
                <w:tcW w:w="645" w:type="dxa"/>
                <w:gridSpan w:val="2"/>
                <w:vAlign w:val="center"/>
                <w:tcPrChange w:id="622" w:author="杰" w:date="2025-08-27T17:13:32Z">
                  <w:tcPr>
                    <w:tcW w:w="645" w:type="dxa"/>
                    <w:vAlign w:val="center"/>
                    <w:tcPrChange w:id="623" w:author="杰" w:date="2025-08-27T17:13:32Z">
                      <w:tcPr>
                        <w:tcW w:w="645" w:type="dxa"/>
                        <w:vAlign w:val="center"/>
                        <w:tcPrChange w:id="624" w:author="杰" w:date="2025-08-27T17:13:32Z">
                          <w:tcPr>
                            <w:tcW w:w="645" w:type="dxa"/>
                            <w:vAlign w:val="center"/>
                            <w:tcPrChange w:id="625" w:author="杰" w:date="2025-08-27T17:13:32Z">
                              <w:tcPr>
                                <w:tcW w:w="645" w:type="dxa"/>
                                <w:vAlign w:val="center"/>
                              </w:tcPr>
                            </w:tcPrChange>
                          </w:tcPr>
                        </w:tcPrChange>
                      </w:tcPr>
                    </w:tcPrChange>
                  </w:tcPr>
                </w:tcPrChange>
              </w:tcPr>
            </w:tcPrChange>
          </w:tcPr>
          <w:p w14:paraId="3FEECA9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626" w:author="杰" w:date="2025-08-27T17:13:32Z">
              <w:tcPr>
                <w:tcW w:w="490" w:type="dxa"/>
                <w:gridSpan w:val="2"/>
                <w:vAlign w:val="center"/>
                <w:tcPrChange w:id="627" w:author="杰" w:date="2025-08-27T17:13:32Z">
                  <w:tcPr>
                    <w:tcW w:w="490" w:type="dxa"/>
                    <w:vAlign w:val="center"/>
                    <w:tcPrChange w:id="628" w:author="杰" w:date="2025-08-27T17:13:32Z">
                      <w:tcPr>
                        <w:tcW w:w="490" w:type="dxa"/>
                        <w:vAlign w:val="center"/>
                        <w:tcPrChange w:id="629" w:author="杰" w:date="2025-08-27T17:13:32Z">
                          <w:tcPr>
                            <w:tcW w:w="490" w:type="dxa"/>
                            <w:vAlign w:val="center"/>
                            <w:tcPrChange w:id="630" w:author="杰" w:date="2025-08-27T17:13:32Z">
                              <w:tcPr>
                                <w:tcW w:w="490" w:type="dxa"/>
                                <w:vAlign w:val="center"/>
                              </w:tcPr>
                            </w:tcPrChange>
                          </w:tcPr>
                        </w:tcPrChange>
                      </w:tcPr>
                    </w:tcPrChange>
                  </w:tcPr>
                </w:tcPrChange>
              </w:tcPr>
            </w:tcPrChange>
          </w:tcPr>
          <w:p w14:paraId="6863268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color w:val="000000" w:themeColor="text1"/>
                <w:sz w:val="18"/>
                <w:szCs w:val="18"/>
                <w:highlight w:val="none"/>
                <w14:textFill>
                  <w14:solidFill>
                    <w14:schemeClr w14:val="tx1"/>
                  </w14:solidFill>
                </w14:textFill>
              </w:rPr>
              <w:t>2.5</w:t>
            </w:r>
          </w:p>
        </w:tc>
        <w:tc>
          <w:tcPr>
            <w:tcW w:w="567" w:type="dxa"/>
            <w:vAlign w:val="center"/>
            <w:tcPrChange w:id="631" w:author="杰" w:date="2025-08-27T17:13:32Z">
              <w:tcPr>
                <w:tcW w:w="567" w:type="dxa"/>
                <w:gridSpan w:val="2"/>
                <w:vAlign w:val="center"/>
                <w:tcPrChange w:id="632" w:author="杰" w:date="2025-08-27T17:13:32Z">
                  <w:tcPr>
                    <w:tcW w:w="567" w:type="dxa"/>
                    <w:vAlign w:val="center"/>
                    <w:tcPrChange w:id="633" w:author="杰" w:date="2025-08-27T17:13:32Z">
                      <w:tcPr>
                        <w:tcW w:w="567" w:type="dxa"/>
                        <w:vAlign w:val="center"/>
                        <w:tcPrChange w:id="634" w:author="杰" w:date="2025-08-27T17:13:32Z">
                          <w:tcPr>
                            <w:tcW w:w="567" w:type="dxa"/>
                            <w:vAlign w:val="center"/>
                            <w:tcPrChange w:id="635" w:author="杰" w:date="2025-08-27T17:13:32Z">
                              <w:tcPr>
                                <w:tcW w:w="567" w:type="dxa"/>
                                <w:vAlign w:val="center"/>
                              </w:tcPr>
                            </w:tcPrChange>
                          </w:tcPr>
                        </w:tcPrChange>
                      </w:tcPr>
                    </w:tcPrChange>
                  </w:tcPr>
                </w:tcPrChange>
              </w:tcPr>
            </w:tcPrChange>
          </w:tcPr>
          <w:p w14:paraId="2FC2875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5</w:t>
            </w:r>
            <w:r>
              <w:rPr>
                <w:rFonts w:asciiTheme="minorEastAsia" w:hAnsiTheme="minorEastAsia"/>
                <w:color w:val="000000" w:themeColor="text1"/>
                <w:sz w:val="18"/>
                <w:szCs w:val="18"/>
                <w:highlight w:val="none"/>
                <w14:textFill>
                  <w14:solidFill>
                    <w14:schemeClr w14:val="tx1"/>
                  </w14:solidFill>
                </w14:textFill>
              </w:rPr>
              <w:t>1</w:t>
            </w:r>
          </w:p>
        </w:tc>
        <w:tc>
          <w:tcPr>
            <w:tcW w:w="567" w:type="dxa"/>
            <w:vAlign w:val="center"/>
            <w:tcPrChange w:id="636" w:author="杰" w:date="2025-08-27T17:13:32Z">
              <w:tcPr>
                <w:tcW w:w="567" w:type="dxa"/>
                <w:gridSpan w:val="2"/>
                <w:vAlign w:val="center"/>
                <w:tcPrChange w:id="637" w:author="杰" w:date="2025-08-27T17:13:32Z">
                  <w:tcPr>
                    <w:tcW w:w="567" w:type="dxa"/>
                    <w:vAlign w:val="center"/>
                    <w:tcPrChange w:id="638" w:author="杰" w:date="2025-08-27T17:13:32Z">
                      <w:tcPr>
                        <w:tcW w:w="567" w:type="dxa"/>
                        <w:vAlign w:val="center"/>
                        <w:tcPrChange w:id="639" w:author="杰" w:date="2025-08-27T17:13:32Z">
                          <w:tcPr>
                            <w:tcW w:w="567" w:type="dxa"/>
                            <w:vAlign w:val="center"/>
                            <w:tcPrChange w:id="640" w:author="杰" w:date="2025-08-27T17:13:32Z">
                              <w:tcPr>
                                <w:tcW w:w="567" w:type="dxa"/>
                                <w:vAlign w:val="center"/>
                              </w:tcPr>
                            </w:tcPrChange>
                          </w:tcPr>
                        </w:tcPrChange>
                      </w:tcPr>
                    </w:tcPrChange>
                  </w:tcPr>
                </w:tcPrChange>
              </w:tcPr>
            </w:tcPrChange>
          </w:tcPr>
          <w:p w14:paraId="3941D4F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3</w:t>
            </w:r>
            <w:r>
              <w:rPr>
                <w:rFonts w:asciiTheme="minorEastAsia" w:hAnsiTheme="minorEastAsia"/>
                <w:color w:val="000000" w:themeColor="text1"/>
                <w:sz w:val="18"/>
                <w:szCs w:val="18"/>
                <w:highlight w:val="none"/>
                <w14:textFill>
                  <w14:solidFill>
                    <w14:schemeClr w14:val="tx1"/>
                  </w14:solidFill>
                </w14:textFill>
              </w:rPr>
              <w:t>4</w:t>
            </w:r>
          </w:p>
        </w:tc>
        <w:tc>
          <w:tcPr>
            <w:tcW w:w="567" w:type="dxa"/>
            <w:vAlign w:val="center"/>
            <w:tcPrChange w:id="641" w:author="杰" w:date="2025-08-27T17:13:32Z">
              <w:tcPr>
                <w:tcW w:w="567" w:type="dxa"/>
                <w:gridSpan w:val="2"/>
                <w:vAlign w:val="center"/>
                <w:tcPrChange w:id="642" w:author="杰" w:date="2025-08-27T17:13:32Z">
                  <w:tcPr>
                    <w:tcW w:w="567" w:type="dxa"/>
                    <w:vAlign w:val="center"/>
                    <w:tcPrChange w:id="643" w:author="杰" w:date="2025-08-27T17:13:32Z">
                      <w:tcPr>
                        <w:tcW w:w="567" w:type="dxa"/>
                        <w:vAlign w:val="center"/>
                        <w:tcPrChange w:id="644" w:author="杰" w:date="2025-08-27T17:13:32Z">
                          <w:tcPr>
                            <w:tcW w:w="567" w:type="dxa"/>
                            <w:vAlign w:val="center"/>
                            <w:tcPrChange w:id="645" w:author="杰" w:date="2025-08-27T17:13:32Z">
                              <w:tcPr>
                                <w:tcW w:w="567" w:type="dxa"/>
                                <w:vAlign w:val="center"/>
                              </w:tcPr>
                            </w:tcPrChange>
                          </w:tcPr>
                        </w:tcPrChange>
                      </w:tcPr>
                    </w:tcPrChange>
                  </w:tcPr>
                </w:tcPrChange>
              </w:tcPr>
            </w:tcPrChange>
          </w:tcPr>
          <w:p w14:paraId="20A40479">
            <w:pPr>
              <w:widowControl/>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r>
              <w:rPr>
                <w:rFonts w:asciiTheme="minorEastAsia" w:hAnsiTheme="minorEastAsia"/>
                <w:color w:val="000000" w:themeColor="text1"/>
                <w:sz w:val="18"/>
                <w:szCs w:val="18"/>
                <w:highlight w:val="none"/>
                <w14:textFill>
                  <w14:solidFill>
                    <w14:schemeClr w14:val="tx1"/>
                  </w14:solidFill>
                </w14:textFill>
              </w:rPr>
              <w:t>7</w:t>
            </w:r>
          </w:p>
        </w:tc>
        <w:tc>
          <w:tcPr>
            <w:tcW w:w="846" w:type="dxa"/>
            <w:vAlign w:val="center"/>
            <w:tcPrChange w:id="646" w:author="杰" w:date="2025-08-27T17:13:32Z">
              <w:tcPr>
                <w:tcW w:w="846" w:type="dxa"/>
                <w:gridSpan w:val="2"/>
                <w:vAlign w:val="center"/>
                <w:tcPrChange w:id="647" w:author="杰" w:date="2025-08-27T17:13:32Z">
                  <w:tcPr>
                    <w:tcW w:w="846" w:type="dxa"/>
                    <w:vAlign w:val="center"/>
                    <w:tcPrChange w:id="648" w:author="杰" w:date="2025-08-27T17:13:32Z">
                      <w:tcPr>
                        <w:tcW w:w="846" w:type="dxa"/>
                        <w:vAlign w:val="center"/>
                        <w:tcPrChange w:id="649" w:author="杰" w:date="2025-08-27T17:13:32Z">
                          <w:tcPr>
                            <w:tcW w:w="846" w:type="dxa"/>
                            <w:vAlign w:val="center"/>
                            <w:tcPrChange w:id="650" w:author="杰" w:date="2025-08-27T17:13:32Z">
                              <w:tcPr>
                                <w:tcW w:w="846" w:type="dxa"/>
                                <w:vAlign w:val="center"/>
                              </w:tcPr>
                            </w:tcPrChange>
                          </w:tcPr>
                        </w:tcPrChange>
                      </w:tcPr>
                    </w:tcPrChange>
                  </w:tcPr>
                </w:tcPrChange>
              </w:tcPr>
            </w:tcPrChange>
          </w:tcPr>
          <w:p w14:paraId="798BE29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kern w:val="0"/>
                <w:sz w:val="18"/>
                <w:szCs w:val="18"/>
                <w:highlight w:val="none"/>
                <w14:textFill>
                  <w14:solidFill>
                    <w14:schemeClr w14:val="tx1"/>
                  </w14:solidFill>
                </w14:textFill>
              </w:rPr>
              <w:t>1</w:t>
            </w:r>
          </w:p>
        </w:tc>
      </w:tr>
      <w:tr w14:paraId="68C6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51"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651" w:author="杰" w:date="2025-08-27T17:13:32Z">
            <w:trPr>
              <w:gridBefore w:val="1"/>
              <w:wBefore w:w="80" w:type="dxa"/>
              <w:trHeight w:val="510" w:hRule="atLeast"/>
              <w:jc w:val="center"/>
            </w:trPr>
          </w:trPrChange>
        </w:trPr>
        <w:tc>
          <w:tcPr>
            <w:tcW w:w="1134" w:type="dxa"/>
            <w:vAlign w:val="center"/>
            <w:tcPrChange w:id="652" w:author="杰" w:date="2025-08-27T17:13:32Z">
              <w:tcPr>
                <w:tcW w:w="1134" w:type="dxa"/>
                <w:gridSpan w:val="2"/>
                <w:vAlign w:val="center"/>
                <w:tcPrChange w:id="653" w:author="杰" w:date="2025-08-27T17:13:32Z">
                  <w:tcPr>
                    <w:tcW w:w="1134" w:type="dxa"/>
                    <w:vAlign w:val="center"/>
                    <w:tcPrChange w:id="654" w:author="杰" w:date="2025-08-27T17:13:32Z">
                      <w:tcPr>
                        <w:tcW w:w="1134" w:type="dxa"/>
                        <w:vAlign w:val="center"/>
                        <w:tcPrChange w:id="655" w:author="杰" w:date="2025-08-27T17:13:32Z">
                          <w:tcPr>
                            <w:tcW w:w="1134" w:type="dxa"/>
                            <w:vAlign w:val="center"/>
                            <w:tcPrChange w:id="656" w:author="杰" w:date="2025-08-27T17:13:32Z">
                              <w:tcPr>
                                <w:tcW w:w="1134" w:type="dxa"/>
                                <w:vAlign w:val="center"/>
                              </w:tcPr>
                            </w:tcPrChange>
                          </w:tcPr>
                        </w:tcPrChange>
                      </w:tcPr>
                    </w:tcPrChange>
                  </w:tcPr>
                </w:tcPrChange>
              </w:tcPr>
            </w:tcPrChange>
          </w:tcPr>
          <w:p w14:paraId="1E581C7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3223G0</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02</w:t>
            </w:r>
          </w:p>
        </w:tc>
        <w:tc>
          <w:tcPr>
            <w:tcW w:w="4248" w:type="dxa"/>
            <w:vAlign w:val="center"/>
            <w:tcPrChange w:id="657" w:author="杰" w:date="2025-08-27T17:13:32Z">
              <w:tcPr>
                <w:tcW w:w="4248" w:type="dxa"/>
                <w:gridSpan w:val="2"/>
                <w:vAlign w:val="center"/>
                <w:tcPrChange w:id="658" w:author="杰" w:date="2025-08-27T17:13:32Z">
                  <w:tcPr>
                    <w:tcW w:w="4248" w:type="dxa"/>
                    <w:vAlign w:val="center"/>
                    <w:tcPrChange w:id="659" w:author="杰" w:date="2025-08-27T17:13:32Z">
                      <w:tcPr>
                        <w:tcW w:w="4248" w:type="dxa"/>
                        <w:vAlign w:val="center"/>
                        <w:tcPrChange w:id="660" w:author="杰" w:date="2025-08-27T17:13:32Z">
                          <w:tcPr>
                            <w:tcW w:w="4248" w:type="dxa"/>
                            <w:vAlign w:val="center"/>
                            <w:tcPrChange w:id="661" w:author="杰" w:date="2025-08-27T17:13:32Z">
                              <w:tcPr>
                                <w:tcW w:w="4248" w:type="dxa"/>
                                <w:vAlign w:val="center"/>
                              </w:tcPr>
                            </w:tcPrChange>
                          </w:tcPr>
                        </w:tcPrChange>
                      </w:tcPr>
                    </w:tcPrChange>
                  </w:tcPr>
                </w:tcPrChange>
              </w:tcPr>
            </w:tcPrChange>
          </w:tcPr>
          <w:p w14:paraId="5C8AC321">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大学英语2</w:t>
            </w:r>
          </w:p>
          <w:p w14:paraId="7337203F">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College English 2</w:t>
            </w:r>
          </w:p>
        </w:tc>
        <w:tc>
          <w:tcPr>
            <w:tcW w:w="645" w:type="dxa"/>
            <w:vAlign w:val="center"/>
            <w:tcPrChange w:id="662" w:author="杰" w:date="2025-08-27T17:13:32Z">
              <w:tcPr>
                <w:tcW w:w="645" w:type="dxa"/>
                <w:gridSpan w:val="2"/>
                <w:vAlign w:val="center"/>
                <w:tcPrChange w:id="663" w:author="杰" w:date="2025-08-27T17:13:32Z">
                  <w:tcPr>
                    <w:tcW w:w="645" w:type="dxa"/>
                    <w:vAlign w:val="center"/>
                    <w:tcPrChange w:id="664" w:author="杰" w:date="2025-08-27T17:13:32Z">
                      <w:tcPr>
                        <w:tcW w:w="645" w:type="dxa"/>
                        <w:vAlign w:val="center"/>
                        <w:tcPrChange w:id="665" w:author="杰" w:date="2025-08-27T17:13:32Z">
                          <w:tcPr>
                            <w:tcW w:w="645" w:type="dxa"/>
                            <w:vAlign w:val="center"/>
                            <w:tcPrChange w:id="666" w:author="杰" w:date="2025-08-27T17:13:32Z">
                              <w:tcPr>
                                <w:tcW w:w="645" w:type="dxa"/>
                                <w:vAlign w:val="center"/>
                              </w:tcPr>
                            </w:tcPrChange>
                          </w:tcPr>
                        </w:tcPrChange>
                      </w:tcPr>
                    </w:tcPrChange>
                  </w:tcPr>
                </w:tcPrChange>
              </w:tcPr>
            </w:tcPrChange>
          </w:tcPr>
          <w:p w14:paraId="0D87A6E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667" w:author="杰" w:date="2025-08-27T17:13:32Z">
              <w:tcPr>
                <w:tcW w:w="490" w:type="dxa"/>
                <w:gridSpan w:val="2"/>
                <w:vAlign w:val="center"/>
                <w:tcPrChange w:id="668" w:author="杰" w:date="2025-08-27T17:13:32Z">
                  <w:tcPr>
                    <w:tcW w:w="490" w:type="dxa"/>
                    <w:vAlign w:val="center"/>
                    <w:tcPrChange w:id="669" w:author="杰" w:date="2025-08-27T17:13:32Z">
                      <w:tcPr>
                        <w:tcW w:w="490" w:type="dxa"/>
                        <w:vAlign w:val="center"/>
                        <w:tcPrChange w:id="670" w:author="杰" w:date="2025-08-27T17:13:32Z">
                          <w:tcPr>
                            <w:tcW w:w="490" w:type="dxa"/>
                            <w:vAlign w:val="center"/>
                            <w:tcPrChange w:id="671" w:author="杰" w:date="2025-08-27T17:13:32Z">
                              <w:tcPr>
                                <w:tcW w:w="490" w:type="dxa"/>
                                <w:vAlign w:val="center"/>
                              </w:tcPr>
                            </w:tcPrChange>
                          </w:tcPr>
                        </w:tcPrChange>
                      </w:tcPr>
                    </w:tcPrChange>
                  </w:tcPr>
                </w:tcPrChange>
              </w:tcPr>
            </w:tcPrChange>
          </w:tcPr>
          <w:p w14:paraId="5FCDB57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color w:val="000000" w:themeColor="text1"/>
                <w:sz w:val="18"/>
                <w:szCs w:val="18"/>
                <w:highlight w:val="none"/>
                <w14:textFill>
                  <w14:solidFill>
                    <w14:schemeClr w14:val="tx1"/>
                  </w14:solidFill>
                </w14:textFill>
              </w:rPr>
              <w:t>2.5</w:t>
            </w:r>
          </w:p>
        </w:tc>
        <w:tc>
          <w:tcPr>
            <w:tcW w:w="567" w:type="dxa"/>
            <w:vAlign w:val="center"/>
            <w:tcPrChange w:id="672" w:author="杰" w:date="2025-08-27T17:13:32Z">
              <w:tcPr>
                <w:tcW w:w="567" w:type="dxa"/>
                <w:gridSpan w:val="2"/>
                <w:vAlign w:val="center"/>
                <w:tcPrChange w:id="673" w:author="杰" w:date="2025-08-27T17:13:32Z">
                  <w:tcPr>
                    <w:tcW w:w="567" w:type="dxa"/>
                    <w:vAlign w:val="center"/>
                    <w:tcPrChange w:id="674" w:author="杰" w:date="2025-08-27T17:13:32Z">
                      <w:tcPr>
                        <w:tcW w:w="567" w:type="dxa"/>
                        <w:vAlign w:val="center"/>
                        <w:tcPrChange w:id="675" w:author="杰" w:date="2025-08-27T17:13:32Z">
                          <w:tcPr>
                            <w:tcW w:w="567" w:type="dxa"/>
                            <w:vAlign w:val="center"/>
                            <w:tcPrChange w:id="676" w:author="杰" w:date="2025-08-27T17:13:32Z">
                              <w:tcPr>
                                <w:tcW w:w="567" w:type="dxa"/>
                                <w:vAlign w:val="center"/>
                              </w:tcPr>
                            </w:tcPrChange>
                          </w:tcPr>
                        </w:tcPrChange>
                      </w:tcPr>
                    </w:tcPrChange>
                  </w:tcPr>
                </w:tcPrChange>
              </w:tcPr>
            </w:tcPrChange>
          </w:tcPr>
          <w:p w14:paraId="6D2B90B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5</w:t>
            </w:r>
            <w:r>
              <w:rPr>
                <w:rFonts w:asciiTheme="minorEastAsia" w:hAnsiTheme="minorEastAsia"/>
                <w:color w:val="000000" w:themeColor="text1"/>
                <w:sz w:val="18"/>
                <w:szCs w:val="18"/>
                <w:highlight w:val="none"/>
                <w14:textFill>
                  <w14:solidFill>
                    <w14:schemeClr w14:val="tx1"/>
                  </w14:solidFill>
                </w14:textFill>
              </w:rPr>
              <w:t>1</w:t>
            </w:r>
          </w:p>
        </w:tc>
        <w:tc>
          <w:tcPr>
            <w:tcW w:w="567" w:type="dxa"/>
            <w:vAlign w:val="center"/>
            <w:tcPrChange w:id="677" w:author="杰" w:date="2025-08-27T17:13:32Z">
              <w:tcPr>
                <w:tcW w:w="567" w:type="dxa"/>
                <w:gridSpan w:val="2"/>
                <w:vAlign w:val="center"/>
                <w:tcPrChange w:id="678" w:author="杰" w:date="2025-08-27T17:13:32Z">
                  <w:tcPr>
                    <w:tcW w:w="567" w:type="dxa"/>
                    <w:vAlign w:val="center"/>
                    <w:tcPrChange w:id="679" w:author="杰" w:date="2025-08-27T17:13:32Z">
                      <w:tcPr>
                        <w:tcW w:w="567" w:type="dxa"/>
                        <w:vAlign w:val="center"/>
                        <w:tcPrChange w:id="680" w:author="杰" w:date="2025-08-27T17:13:32Z">
                          <w:tcPr>
                            <w:tcW w:w="567" w:type="dxa"/>
                            <w:vAlign w:val="center"/>
                            <w:tcPrChange w:id="681" w:author="杰" w:date="2025-08-27T17:13:32Z">
                              <w:tcPr>
                                <w:tcW w:w="567" w:type="dxa"/>
                                <w:vAlign w:val="center"/>
                              </w:tcPr>
                            </w:tcPrChange>
                          </w:tcPr>
                        </w:tcPrChange>
                      </w:tcPr>
                    </w:tcPrChange>
                  </w:tcPr>
                </w:tcPrChange>
              </w:tcPr>
            </w:tcPrChange>
          </w:tcPr>
          <w:p w14:paraId="6FF521E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3</w:t>
            </w:r>
            <w:r>
              <w:rPr>
                <w:rFonts w:asciiTheme="minorEastAsia" w:hAnsiTheme="minorEastAsia"/>
                <w:color w:val="000000" w:themeColor="text1"/>
                <w:sz w:val="18"/>
                <w:szCs w:val="18"/>
                <w:highlight w:val="none"/>
                <w14:textFill>
                  <w14:solidFill>
                    <w14:schemeClr w14:val="tx1"/>
                  </w14:solidFill>
                </w14:textFill>
              </w:rPr>
              <w:t>4</w:t>
            </w:r>
          </w:p>
        </w:tc>
        <w:tc>
          <w:tcPr>
            <w:tcW w:w="567" w:type="dxa"/>
            <w:vAlign w:val="center"/>
            <w:tcPrChange w:id="682" w:author="杰" w:date="2025-08-27T17:13:32Z">
              <w:tcPr>
                <w:tcW w:w="567" w:type="dxa"/>
                <w:gridSpan w:val="2"/>
                <w:vAlign w:val="center"/>
                <w:tcPrChange w:id="683" w:author="杰" w:date="2025-08-27T17:13:32Z">
                  <w:tcPr>
                    <w:tcW w:w="567" w:type="dxa"/>
                    <w:vAlign w:val="center"/>
                    <w:tcPrChange w:id="684" w:author="杰" w:date="2025-08-27T17:13:32Z">
                      <w:tcPr>
                        <w:tcW w:w="567" w:type="dxa"/>
                        <w:vAlign w:val="center"/>
                        <w:tcPrChange w:id="685" w:author="杰" w:date="2025-08-27T17:13:32Z">
                          <w:tcPr>
                            <w:tcW w:w="567" w:type="dxa"/>
                            <w:vAlign w:val="center"/>
                            <w:tcPrChange w:id="686" w:author="杰" w:date="2025-08-27T17:13:32Z">
                              <w:tcPr>
                                <w:tcW w:w="567" w:type="dxa"/>
                                <w:vAlign w:val="center"/>
                              </w:tcPr>
                            </w:tcPrChange>
                          </w:tcPr>
                        </w:tcPrChange>
                      </w:tcPr>
                    </w:tcPrChange>
                  </w:tcPr>
                </w:tcPrChange>
              </w:tcPr>
            </w:tcPrChange>
          </w:tcPr>
          <w:p w14:paraId="0D846369">
            <w:pPr>
              <w:widowControl/>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r>
              <w:rPr>
                <w:rFonts w:asciiTheme="minorEastAsia" w:hAnsiTheme="minorEastAsia"/>
                <w:color w:val="000000" w:themeColor="text1"/>
                <w:sz w:val="18"/>
                <w:szCs w:val="18"/>
                <w:highlight w:val="none"/>
                <w14:textFill>
                  <w14:solidFill>
                    <w14:schemeClr w14:val="tx1"/>
                  </w14:solidFill>
                </w14:textFill>
              </w:rPr>
              <w:t>7</w:t>
            </w:r>
          </w:p>
        </w:tc>
        <w:tc>
          <w:tcPr>
            <w:tcW w:w="846" w:type="dxa"/>
            <w:vAlign w:val="center"/>
            <w:tcPrChange w:id="687" w:author="杰" w:date="2025-08-27T17:13:32Z">
              <w:tcPr>
                <w:tcW w:w="846" w:type="dxa"/>
                <w:gridSpan w:val="2"/>
                <w:vAlign w:val="center"/>
                <w:tcPrChange w:id="688" w:author="杰" w:date="2025-08-27T17:13:32Z">
                  <w:tcPr>
                    <w:tcW w:w="846" w:type="dxa"/>
                    <w:vAlign w:val="center"/>
                    <w:tcPrChange w:id="689" w:author="杰" w:date="2025-08-27T17:13:32Z">
                      <w:tcPr>
                        <w:tcW w:w="846" w:type="dxa"/>
                        <w:vAlign w:val="center"/>
                        <w:tcPrChange w:id="690" w:author="杰" w:date="2025-08-27T17:13:32Z">
                          <w:tcPr>
                            <w:tcW w:w="846" w:type="dxa"/>
                            <w:vAlign w:val="center"/>
                            <w:tcPrChange w:id="691" w:author="杰" w:date="2025-08-27T17:13:32Z">
                              <w:tcPr>
                                <w:tcW w:w="846" w:type="dxa"/>
                                <w:vAlign w:val="center"/>
                              </w:tcPr>
                            </w:tcPrChange>
                          </w:tcPr>
                        </w:tcPrChange>
                      </w:tcPr>
                    </w:tcPrChange>
                  </w:tcPr>
                </w:tcPrChange>
              </w:tcPr>
            </w:tcPrChange>
          </w:tcPr>
          <w:p w14:paraId="050DC26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kern w:val="0"/>
                <w:sz w:val="18"/>
                <w:szCs w:val="18"/>
                <w:highlight w:val="none"/>
                <w14:textFill>
                  <w14:solidFill>
                    <w14:schemeClr w14:val="tx1"/>
                  </w14:solidFill>
                </w14:textFill>
              </w:rPr>
              <w:t>2</w:t>
            </w:r>
          </w:p>
        </w:tc>
      </w:tr>
      <w:tr w14:paraId="23DF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92"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692" w:author="杰" w:date="2025-08-27T17:13:32Z">
            <w:trPr>
              <w:gridBefore w:val="1"/>
              <w:wBefore w:w="80" w:type="dxa"/>
              <w:trHeight w:val="510" w:hRule="atLeast"/>
              <w:jc w:val="center"/>
            </w:trPr>
          </w:trPrChange>
        </w:trPr>
        <w:tc>
          <w:tcPr>
            <w:tcW w:w="1134" w:type="dxa"/>
            <w:vAlign w:val="center"/>
            <w:tcPrChange w:id="693" w:author="杰" w:date="2025-08-27T17:13:32Z">
              <w:tcPr>
                <w:tcW w:w="1134" w:type="dxa"/>
                <w:gridSpan w:val="2"/>
                <w:vAlign w:val="center"/>
                <w:tcPrChange w:id="694" w:author="杰" w:date="2025-08-27T17:13:32Z">
                  <w:tcPr>
                    <w:tcW w:w="1134" w:type="dxa"/>
                    <w:vAlign w:val="center"/>
                    <w:tcPrChange w:id="695" w:author="杰" w:date="2025-08-27T17:13:32Z">
                      <w:tcPr>
                        <w:tcW w:w="1134" w:type="dxa"/>
                        <w:vAlign w:val="center"/>
                        <w:tcPrChange w:id="696" w:author="杰" w:date="2025-08-27T17:13:32Z">
                          <w:tcPr>
                            <w:tcW w:w="1134" w:type="dxa"/>
                            <w:vAlign w:val="center"/>
                            <w:tcPrChange w:id="697" w:author="杰" w:date="2025-08-27T17:13:32Z">
                              <w:tcPr>
                                <w:tcW w:w="1134" w:type="dxa"/>
                                <w:vAlign w:val="center"/>
                              </w:tcPr>
                            </w:tcPrChange>
                          </w:tcPr>
                        </w:tcPrChange>
                      </w:tcPr>
                    </w:tcPrChange>
                  </w:tcPr>
                </w:tcPrChange>
              </w:tcPr>
            </w:tcPrChange>
          </w:tcPr>
          <w:p w14:paraId="537D099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3223G0</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03</w:t>
            </w:r>
          </w:p>
        </w:tc>
        <w:tc>
          <w:tcPr>
            <w:tcW w:w="4248" w:type="dxa"/>
            <w:tcPrChange w:id="698" w:author="杰" w:date="2025-08-27T17:13:32Z">
              <w:tcPr>
                <w:tcW w:w="4248" w:type="dxa"/>
                <w:gridSpan w:val="2"/>
                <w:tcPrChange w:id="699" w:author="杰" w:date="2025-08-27T17:13:32Z">
                  <w:tcPr>
                    <w:tcW w:w="4248" w:type="dxa"/>
                    <w:tcPrChange w:id="700" w:author="杰" w:date="2025-08-27T17:13:32Z">
                      <w:tcPr>
                        <w:tcW w:w="4248" w:type="dxa"/>
                        <w:tcPrChange w:id="701" w:author="杰" w:date="2025-08-27T17:13:32Z">
                          <w:tcPr>
                            <w:tcW w:w="4248" w:type="dxa"/>
                            <w:tcPrChange w:id="702" w:author="杰" w:date="2025-08-27T17:13:32Z">
                              <w:tcPr>
                                <w:tcW w:w="4248" w:type="dxa"/>
                              </w:tcPr>
                            </w:tcPrChange>
                          </w:tcPr>
                        </w:tcPrChange>
                      </w:tcPr>
                    </w:tcPrChange>
                  </w:tcPr>
                </w:tcPrChange>
              </w:tcPr>
            </w:tcPrChange>
          </w:tcPr>
          <w:p w14:paraId="640589C2">
            <w:pPr>
              <w:snapToGrid w:val="0"/>
              <w:jc w:val="left"/>
              <w:rPr>
                <w:rFonts w:asciiTheme="minorEastAsia" w:hAnsiTheme="minorEastAsia" w:eastAsiaTheme="minorEastAsia"/>
                <w:color w:val="000000" w:themeColor="text1"/>
                <w:kern w:val="0"/>
                <w:sz w:val="18"/>
                <w:szCs w:val="18"/>
                <w:highlight w:val="none"/>
                <w14:textFill>
                  <w14:solidFill>
                    <w14:schemeClr w14:val="tx1"/>
                  </w14:solidFill>
                </w14:textFill>
              </w:rPr>
            </w:pPr>
            <w:r>
              <w:rPr>
                <w:rFonts w:hint="eastAsia" w:asciiTheme="minorEastAsia" w:hAnsiTheme="minorEastAsia" w:eastAsiaTheme="minorEastAsia"/>
                <w:color w:val="000000" w:themeColor="text1"/>
                <w:kern w:val="0"/>
                <w:sz w:val="18"/>
                <w:szCs w:val="18"/>
                <w:highlight w:val="none"/>
                <w14:textFill>
                  <w14:solidFill>
                    <w14:schemeClr w14:val="tx1"/>
                  </w14:solidFill>
                </w14:textFill>
              </w:rPr>
              <w:t>大学英语3</w:t>
            </w:r>
          </w:p>
          <w:p w14:paraId="32AD3C36">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kern w:val="0"/>
                <w:sz w:val="18"/>
                <w:szCs w:val="18"/>
                <w:highlight w:val="none"/>
                <w14:textFill>
                  <w14:solidFill>
                    <w14:schemeClr w14:val="tx1"/>
                  </w14:solidFill>
                </w14:textFill>
              </w:rPr>
              <w:t>College English 3</w:t>
            </w:r>
          </w:p>
        </w:tc>
        <w:tc>
          <w:tcPr>
            <w:tcW w:w="645" w:type="dxa"/>
            <w:vAlign w:val="center"/>
            <w:tcPrChange w:id="703" w:author="杰" w:date="2025-08-27T17:13:32Z">
              <w:tcPr>
                <w:tcW w:w="645" w:type="dxa"/>
                <w:gridSpan w:val="2"/>
                <w:vAlign w:val="center"/>
                <w:tcPrChange w:id="704" w:author="杰" w:date="2025-08-27T17:13:32Z">
                  <w:tcPr>
                    <w:tcW w:w="645" w:type="dxa"/>
                    <w:vAlign w:val="center"/>
                    <w:tcPrChange w:id="705" w:author="杰" w:date="2025-08-27T17:13:32Z">
                      <w:tcPr>
                        <w:tcW w:w="645" w:type="dxa"/>
                        <w:vAlign w:val="center"/>
                        <w:tcPrChange w:id="706" w:author="杰" w:date="2025-08-27T17:13:32Z">
                          <w:tcPr>
                            <w:tcW w:w="645" w:type="dxa"/>
                            <w:vAlign w:val="center"/>
                            <w:tcPrChange w:id="707" w:author="杰" w:date="2025-08-27T17:13:32Z">
                              <w:tcPr>
                                <w:tcW w:w="645" w:type="dxa"/>
                                <w:vAlign w:val="center"/>
                              </w:tcPr>
                            </w:tcPrChange>
                          </w:tcPr>
                        </w:tcPrChange>
                      </w:tcPr>
                    </w:tcPrChange>
                  </w:tcPr>
                </w:tcPrChange>
              </w:tcPr>
            </w:tcPrChange>
          </w:tcPr>
          <w:p w14:paraId="26DC8B7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708" w:author="杰" w:date="2025-08-27T17:13:32Z">
              <w:tcPr>
                <w:tcW w:w="490" w:type="dxa"/>
                <w:gridSpan w:val="2"/>
                <w:vAlign w:val="center"/>
                <w:tcPrChange w:id="709" w:author="杰" w:date="2025-08-27T17:13:32Z">
                  <w:tcPr>
                    <w:tcW w:w="490" w:type="dxa"/>
                    <w:vAlign w:val="center"/>
                    <w:tcPrChange w:id="710" w:author="杰" w:date="2025-08-27T17:13:32Z">
                      <w:tcPr>
                        <w:tcW w:w="490" w:type="dxa"/>
                        <w:vAlign w:val="center"/>
                        <w:tcPrChange w:id="711" w:author="杰" w:date="2025-08-27T17:13:32Z">
                          <w:tcPr>
                            <w:tcW w:w="490" w:type="dxa"/>
                            <w:vAlign w:val="center"/>
                            <w:tcPrChange w:id="712" w:author="杰" w:date="2025-08-27T17:13:32Z">
                              <w:tcPr>
                                <w:tcW w:w="490" w:type="dxa"/>
                                <w:vAlign w:val="center"/>
                              </w:tcPr>
                            </w:tcPrChange>
                          </w:tcPr>
                        </w:tcPrChange>
                      </w:tcPr>
                    </w:tcPrChange>
                  </w:tcPr>
                </w:tcPrChange>
              </w:tcPr>
            </w:tcPrChange>
          </w:tcPr>
          <w:p w14:paraId="75979F2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color w:val="000000" w:themeColor="text1"/>
                <w:sz w:val="18"/>
                <w:szCs w:val="18"/>
                <w:highlight w:val="none"/>
                <w14:textFill>
                  <w14:solidFill>
                    <w14:schemeClr w14:val="tx1"/>
                  </w14:solidFill>
                </w14:textFill>
              </w:rPr>
              <w:t>2.5</w:t>
            </w:r>
          </w:p>
        </w:tc>
        <w:tc>
          <w:tcPr>
            <w:tcW w:w="567" w:type="dxa"/>
            <w:vAlign w:val="center"/>
            <w:tcPrChange w:id="713" w:author="杰" w:date="2025-08-27T17:13:32Z">
              <w:tcPr>
                <w:tcW w:w="567" w:type="dxa"/>
                <w:gridSpan w:val="2"/>
                <w:vAlign w:val="center"/>
                <w:tcPrChange w:id="714" w:author="杰" w:date="2025-08-27T17:13:32Z">
                  <w:tcPr>
                    <w:tcW w:w="567" w:type="dxa"/>
                    <w:vAlign w:val="center"/>
                    <w:tcPrChange w:id="715" w:author="杰" w:date="2025-08-27T17:13:32Z">
                      <w:tcPr>
                        <w:tcW w:w="567" w:type="dxa"/>
                        <w:vAlign w:val="center"/>
                        <w:tcPrChange w:id="716" w:author="杰" w:date="2025-08-27T17:13:32Z">
                          <w:tcPr>
                            <w:tcW w:w="567" w:type="dxa"/>
                            <w:vAlign w:val="center"/>
                            <w:tcPrChange w:id="717" w:author="杰" w:date="2025-08-27T17:13:32Z">
                              <w:tcPr>
                                <w:tcW w:w="567" w:type="dxa"/>
                                <w:vAlign w:val="center"/>
                              </w:tcPr>
                            </w:tcPrChange>
                          </w:tcPr>
                        </w:tcPrChange>
                      </w:tcPr>
                    </w:tcPrChange>
                  </w:tcPr>
                </w:tcPrChange>
              </w:tcPr>
            </w:tcPrChange>
          </w:tcPr>
          <w:p w14:paraId="265B554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5</w:t>
            </w:r>
            <w:r>
              <w:rPr>
                <w:rFonts w:asciiTheme="minorEastAsia" w:hAnsiTheme="minorEastAsia"/>
                <w:color w:val="000000" w:themeColor="text1"/>
                <w:sz w:val="18"/>
                <w:szCs w:val="18"/>
                <w:highlight w:val="none"/>
                <w14:textFill>
                  <w14:solidFill>
                    <w14:schemeClr w14:val="tx1"/>
                  </w14:solidFill>
                </w14:textFill>
              </w:rPr>
              <w:t>1</w:t>
            </w:r>
          </w:p>
        </w:tc>
        <w:tc>
          <w:tcPr>
            <w:tcW w:w="567" w:type="dxa"/>
            <w:vAlign w:val="center"/>
            <w:tcPrChange w:id="718" w:author="杰" w:date="2025-08-27T17:13:32Z">
              <w:tcPr>
                <w:tcW w:w="567" w:type="dxa"/>
                <w:gridSpan w:val="2"/>
                <w:vAlign w:val="center"/>
                <w:tcPrChange w:id="719" w:author="杰" w:date="2025-08-27T17:13:32Z">
                  <w:tcPr>
                    <w:tcW w:w="567" w:type="dxa"/>
                    <w:vAlign w:val="center"/>
                    <w:tcPrChange w:id="720" w:author="杰" w:date="2025-08-27T17:13:32Z">
                      <w:tcPr>
                        <w:tcW w:w="567" w:type="dxa"/>
                        <w:vAlign w:val="center"/>
                        <w:tcPrChange w:id="721" w:author="杰" w:date="2025-08-27T17:13:32Z">
                          <w:tcPr>
                            <w:tcW w:w="567" w:type="dxa"/>
                            <w:vAlign w:val="center"/>
                            <w:tcPrChange w:id="722" w:author="杰" w:date="2025-08-27T17:13:32Z">
                              <w:tcPr>
                                <w:tcW w:w="567" w:type="dxa"/>
                                <w:vAlign w:val="center"/>
                              </w:tcPr>
                            </w:tcPrChange>
                          </w:tcPr>
                        </w:tcPrChange>
                      </w:tcPr>
                    </w:tcPrChange>
                  </w:tcPr>
                </w:tcPrChange>
              </w:tcPr>
            </w:tcPrChange>
          </w:tcPr>
          <w:p w14:paraId="6462D61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3</w:t>
            </w:r>
            <w:r>
              <w:rPr>
                <w:rFonts w:asciiTheme="minorEastAsia" w:hAnsiTheme="minorEastAsia"/>
                <w:color w:val="000000" w:themeColor="text1"/>
                <w:sz w:val="18"/>
                <w:szCs w:val="18"/>
                <w:highlight w:val="none"/>
                <w14:textFill>
                  <w14:solidFill>
                    <w14:schemeClr w14:val="tx1"/>
                  </w14:solidFill>
                </w14:textFill>
              </w:rPr>
              <w:t>4</w:t>
            </w:r>
          </w:p>
        </w:tc>
        <w:tc>
          <w:tcPr>
            <w:tcW w:w="567" w:type="dxa"/>
            <w:vAlign w:val="center"/>
            <w:tcPrChange w:id="723" w:author="杰" w:date="2025-08-27T17:13:32Z">
              <w:tcPr>
                <w:tcW w:w="567" w:type="dxa"/>
                <w:gridSpan w:val="2"/>
                <w:vAlign w:val="center"/>
                <w:tcPrChange w:id="724" w:author="杰" w:date="2025-08-27T17:13:32Z">
                  <w:tcPr>
                    <w:tcW w:w="567" w:type="dxa"/>
                    <w:vAlign w:val="center"/>
                    <w:tcPrChange w:id="725" w:author="杰" w:date="2025-08-27T17:13:32Z">
                      <w:tcPr>
                        <w:tcW w:w="567" w:type="dxa"/>
                        <w:vAlign w:val="center"/>
                        <w:tcPrChange w:id="726" w:author="杰" w:date="2025-08-27T17:13:32Z">
                          <w:tcPr>
                            <w:tcW w:w="567" w:type="dxa"/>
                            <w:vAlign w:val="center"/>
                            <w:tcPrChange w:id="727" w:author="杰" w:date="2025-08-27T17:13:32Z">
                              <w:tcPr>
                                <w:tcW w:w="567" w:type="dxa"/>
                                <w:vAlign w:val="center"/>
                              </w:tcPr>
                            </w:tcPrChange>
                          </w:tcPr>
                        </w:tcPrChange>
                      </w:tcPr>
                    </w:tcPrChange>
                  </w:tcPr>
                </w:tcPrChange>
              </w:tcPr>
            </w:tcPrChange>
          </w:tcPr>
          <w:p w14:paraId="678A1E68">
            <w:pPr>
              <w:widowControl/>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r>
              <w:rPr>
                <w:rFonts w:asciiTheme="minorEastAsia" w:hAnsiTheme="minorEastAsia"/>
                <w:color w:val="000000" w:themeColor="text1"/>
                <w:sz w:val="18"/>
                <w:szCs w:val="18"/>
                <w:highlight w:val="none"/>
                <w14:textFill>
                  <w14:solidFill>
                    <w14:schemeClr w14:val="tx1"/>
                  </w14:solidFill>
                </w14:textFill>
              </w:rPr>
              <w:t>7</w:t>
            </w:r>
          </w:p>
        </w:tc>
        <w:tc>
          <w:tcPr>
            <w:tcW w:w="846" w:type="dxa"/>
            <w:vAlign w:val="center"/>
            <w:tcPrChange w:id="728" w:author="杰" w:date="2025-08-27T17:13:32Z">
              <w:tcPr>
                <w:tcW w:w="846" w:type="dxa"/>
                <w:gridSpan w:val="2"/>
                <w:vAlign w:val="center"/>
                <w:tcPrChange w:id="729" w:author="杰" w:date="2025-08-27T17:13:32Z">
                  <w:tcPr>
                    <w:tcW w:w="846" w:type="dxa"/>
                    <w:vAlign w:val="center"/>
                    <w:tcPrChange w:id="730" w:author="杰" w:date="2025-08-27T17:13:32Z">
                      <w:tcPr>
                        <w:tcW w:w="846" w:type="dxa"/>
                        <w:vAlign w:val="center"/>
                        <w:tcPrChange w:id="731" w:author="杰" w:date="2025-08-27T17:13:32Z">
                          <w:tcPr>
                            <w:tcW w:w="846" w:type="dxa"/>
                            <w:vAlign w:val="center"/>
                            <w:tcPrChange w:id="732" w:author="杰" w:date="2025-08-27T17:13:32Z">
                              <w:tcPr>
                                <w:tcW w:w="846" w:type="dxa"/>
                                <w:vAlign w:val="center"/>
                              </w:tcPr>
                            </w:tcPrChange>
                          </w:tcPr>
                        </w:tcPrChange>
                      </w:tcPr>
                    </w:tcPrChange>
                  </w:tcPr>
                </w:tcPrChange>
              </w:tcPr>
            </w:tcPrChange>
          </w:tcPr>
          <w:p w14:paraId="2437D46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kern w:val="0"/>
                <w:sz w:val="18"/>
                <w:szCs w:val="18"/>
                <w:highlight w:val="none"/>
                <w14:textFill>
                  <w14:solidFill>
                    <w14:schemeClr w14:val="tx1"/>
                  </w14:solidFill>
                </w14:textFill>
              </w:rPr>
              <w:t>3</w:t>
            </w:r>
          </w:p>
        </w:tc>
      </w:tr>
      <w:tr w14:paraId="47BE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33"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733" w:author="杰" w:date="2025-08-27T17:13:32Z">
            <w:trPr>
              <w:gridBefore w:val="1"/>
              <w:wBefore w:w="80" w:type="dxa"/>
              <w:trHeight w:val="510" w:hRule="atLeast"/>
              <w:jc w:val="center"/>
            </w:trPr>
          </w:trPrChange>
        </w:trPr>
        <w:tc>
          <w:tcPr>
            <w:tcW w:w="1134" w:type="dxa"/>
            <w:vAlign w:val="center"/>
            <w:tcPrChange w:id="734" w:author="杰" w:date="2025-08-27T17:13:32Z">
              <w:tcPr>
                <w:tcW w:w="1134" w:type="dxa"/>
                <w:gridSpan w:val="2"/>
                <w:vAlign w:val="center"/>
                <w:tcPrChange w:id="735" w:author="杰" w:date="2025-08-27T17:13:32Z">
                  <w:tcPr>
                    <w:tcW w:w="1134" w:type="dxa"/>
                    <w:vAlign w:val="center"/>
                    <w:tcPrChange w:id="736" w:author="杰" w:date="2025-08-27T17:13:32Z">
                      <w:tcPr>
                        <w:tcW w:w="1134" w:type="dxa"/>
                        <w:vAlign w:val="center"/>
                        <w:tcPrChange w:id="737" w:author="杰" w:date="2025-08-27T17:13:32Z">
                          <w:tcPr>
                            <w:tcW w:w="1134" w:type="dxa"/>
                            <w:vAlign w:val="center"/>
                            <w:tcPrChange w:id="738" w:author="杰" w:date="2025-08-27T17:13:32Z">
                              <w:tcPr>
                                <w:tcW w:w="1134" w:type="dxa"/>
                                <w:vAlign w:val="center"/>
                              </w:tcPr>
                            </w:tcPrChange>
                          </w:tcPr>
                        </w:tcPrChange>
                      </w:tcPr>
                    </w:tcPrChange>
                  </w:tcPr>
                </w:tcPrChange>
              </w:tcPr>
            </w:tcPrChange>
          </w:tcPr>
          <w:p w14:paraId="67503142">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3223G0</w:t>
            </w:r>
            <w:r>
              <w:rPr>
                <w:rFonts w:ascii="宋体" w:hAnsi="宋体"/>
                <w:color w:val="000000" w:themeColor="text1"/>
                <w:sz w:val="18"/>
                <w:szCs w:val="18"/>
                <w:highlight w:val="none"/>
                <w14:textFill>
                  <w14:solidFill>
                    <w14:schemeClr w14:val="tx1"/>
                  </w14:solidFill>
                </w14:textFill>
              </w:rPr>
              <w:t>00</w:t>
            </w:r>
            <w:r>
              <w:rPr>
                <w:rFonts w:hint="eastAsia" w:ascii="宋体" w:hAnsi="宋体"/>
                <w:color w:val="000000" w:themeColor="text1"/>
                <w:sz w:val="18"/>
                <w:szCs w:val="18"/>
                <w:highlight w:val="none"/>
                <w14:textFill>
                  <w14:solidFill>
                    <w14:schemeClr w14:val="tx1"/>
                  </w14:solidFill>
                </w14:textFill>
              </w:rPr>
              <w:t>0</w:t>
            </w:r>
            <w:r>
              <w:rPr>
                <w:rFonts w:ascii="宋体" w:hAnsi="宋体"/>
                <w:color w:val="000000" w:themeColor="text1"/>
                <w:sz w:val="18"/>
                <w:szCs w:val="18"/>
                <w:highlight w:val="none"/>
                <w14:textFill>
                  <w14:solidFill>
                    <w14:schemeClr w14:val="tx1"/>
                  </w14:solidFill>
                </w14:textFill>
              </w:rPr>
              <w:t>8</w:t>
            </w:r>
          </w:p>
        </w:tc>
        <w:tc>
          <w:tcPr>
            <w:tcW w:w="4248" w:type="dxa"/>
            <w:vAlign w:val="center"/>
            <w:tcPrChange w:id="739" w:author="杰" w:date="2025-08-27T17:13:32Z">
              <w:tcPr>
                <w:tcW w:w="4248" w:type="dxa"/>
                <w:gridSpan w:val="2"/>
                <w:vAlign w:val="center"/>
                <w:tcPrChange w:id="740" w:author="杰" w:date="2025-08-27T17:13:32Z">
                  <w:tcPr>
                    <w:tcW w:w="4248" w:type="dxa"/>
                    <w:vAlign w:val="center"/>
                    <w:tcPrChange w:id="741" w:author="杰" w:date="2025-08-27T17:13:32Z">
                      <w:tcPr>
                        <w:tcW w:w="4248" w:type="dxa"/>
                        <w:vAlign w:val="center"/>
                        <w:tcPrChange w:id="742" w:author="杰" w:date="2025-08-27T17:13:32Z">
                          <w:tcPr>
                            <w:tcW w:w="4248" w:type="dxa"/>
                            <w:vAlign w:val="center"/>
                            <w:tcPrChange w:id="743" w:author="杰" w:date="2025-08-27T17:13:32Z">
                              <w:tcPr>
                                <w:tcW w:w="4248" w:type="dxa"/>
                                <w:vAlign w:val="center"/>
                              </w:tcPr>
                            </w:tcPrChange>
                          </w:tcPr>
                        </w:tcPrChange>
                      </w:tcPr>
                    </w:tcPrChange>
                  </w:tcPr>
                </w:tcPrChange>
              </w:tcPr>
            </w:tcPrChange>
          </w:tcPr>
          <w:p w14:paraId="35DC910F">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学术英语（理工）</w:t>
            </w:r>
          </w:p>
          <w:p w14:paraId="567E9DF3">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English for Academic Purposes (Science and Engineering)</w:t>
            </w:r>
          </w:p>
        </w:tc>
        <w:tc>
          <w:tcPr>
            <w:tcW w:w="645" w:type="dxa"/>
            <w:vAlign w:val="center"/>
            <w:tcPrChange w:id="744" w:author="杰" w:date="2025-08-27T17:13:32Z">
              <w:tcPr>
                <w:tcW w:w="645" w:type="dxa"/>
                <w:gridSpan w:val="2"/>
                <w:vAlign w:val="center"/>
                <w:tcPrChange w:id="745" w:author="杰" w:date="2025-08-27T17:13:32Z">
                  <w:tcPr>
                    <w:tcW w:w="645" w:type="dxa"/>
                    <w:vAlign w:val="center"/>
                    <w:tcPrChange w:id="746" w:author="杰" w:date="2025-08-27T17:13:32Z">
                      <w:tcPr>
                        <w:tcW w:w="645" w:type="dxa"/>
                        <w:vAlign w:val="center"/>
                        <w:tcPrChange w:id="747" w:author="杰" w:date="2025-08-27T17:13:32Z">
                          <w:tcPr>
                            <w:tcW w:w="645" w:type="dxa"/>
                            <w:vAlign w:val="center"/>
                            <w:tcPrChange w:id="748" w:author="杰" w:date="2025-08-27T17:13:32Z">
                              <w:tcPr>
                                <w:tcW w:w="645" w:type="dxa"/>
                                <w:vAlign w:val="center"/>
                              </w:tcPr>
                            </w:tcPrChange>
                          </w:tcPr>
                        </w:tcPrChange>
                      </w:tcPr>
                    </w:tcPrChange>
                  </w:tcPr>
                </w:tcPrChange>
              </w:tcPr>
            </w:tcPrChange>
          </w:tcPr>
          <w:p w14:paraId="3B861450">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考试</w:t>
            </w:r>
          </w:p>
        </w:tc>
        <w:tc>
          <w:tcPr>
            <w:tcW w:w="490" w:type="dxa"/>
            <w:vAlign w:val="center"/>
            <w:tcPrChange w:id="749" w:author="杰" w:date="2025-08-27T17:13:32Z">
              <w:tcPr>
                <w:tcW w:w="490" w:type="dxa"/>
                <w:gridSpan w:val="2"/>
                <w:vAlign w:val="center"/>
                <w:tcPrChange w:id="750" w:author="杰" w:date="2025-08-27T17:13:32Z">
                  <w:tcPr>
                    <w:tcW w:w="490" w:type="dxa"/>
                    <w:vAlign w:val="center"/>
                    <w:tcPrChange w:id="751" w:author="杰" w:date="2025-08-27T17:13:32Z">
                      <w:tcPr>
                        <w:tcW w:w="490" w:type="dxa"/>
                        <w:vAlign w:val="center"/>
                        <w:tcPrChange w:id="752" w:author="杰" w:date="2025-08-27T17:13:32Z">
                          <w:tcPr>
                            <w:tcW w:w="490" w:type="dxa"/>
                            <w:vAlign w:val="center"/>
                            <w:tcPrChange w:id="753" w:author="杰" w:date="2025-08-27T17:13:32Z">
                              <w:tcPr>
                                <w:tcW w:w="490" w:type="dxa"/>
                                <w:vAlign w:val="center"/>
                              </w:tcPr>
                            </w:tcPrChange>
                          </w:tcPr>
                        </w:tcPrChange>
                      </w:tcPr>
                    </w:tcPrChange>
                  </w:tcPr>
                </w:tcPrChange>
              </w:tcPr>
            </w:tcPrChange>
          </w:tcPr>
          <w:p w14:paraId="3E2F1305">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2.5</w:t>
            </w:r>
          </w:p>
        </w:tc>
        <w:tc>
          <w:tcPr>
            <w:tcW w:w="567" w:type="dxa"/>
            <w:vAlign w:val="center"/>
            <w:tcPrChange w:id="754" w:author="杰" w:date="2025-08-27T17:13:32Z">
              <w:tcPr>
                <w:tcW w:w="567" w:type="dxa"/>
                <w:gridSpan w:val="2"/>
                <w:vAlign w:val="center"/>
                <w:tcPrChange w:id="755" w:author="杰" w:date="2025-08-27T17:13:32Z">
                  <w:tcPr>
                    <w:tcW w:w="567" w:type="dxa"/>
                    <w:vAlign w:val="center"/>
                    <w:tcPrChange w:id="756" w:author="杰" w:date="2025-08-27T17:13:32Z">
                      <w:tcPr>
                        <w:tcW w:w="567" w:type="dxa"/>
                        <w:vAlign w:val="center"/>
                        <w:tcPrChange w:id="757" w:author="杰" w:date="2025-08-27T17:13:32Z">
                          <w:tcPr>
                            <w:tcW w:w="567" w:type="dxa"/>
                            <w:vAlign w:val="center"/>
                            <w:tcPrChange w:id="758" w:author="杰" w:date="2025-08-27T17:13:32Z">
                              <w:tcPr>
                                <w:tcW w:w="567" w:type="dxa"/>
                                <w:vAlign w:val="center"/>
                              </w:tcPr>
                            </w:tcPrChange>
                          </w:tcPr>
                        </w:tcPrChange>
                      </w:tcPr>
                    </w:tcPrChange>
                  </w:tcPr>
                </w:tcPrChange>
              </w:tcPr>
            </w:tcPrChange>
          </w:tcPr>
          <w:p w14:paraId="51AF3DD8">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5</w:t>
            </w:r>
            <w:r>
              <w:rPr>
                <w:rFonts w:ascii="宋体" w:hAnsi="宋体"/>
                <w:color w:val="000000" w:themeColor="text1"/>
                <w:sz w:val="18"/>
                <w:szCs w:val="18"/>
                <w:highlight w:val="none"/>
                <w14:textFill>
                  <w14:solidFill>
                    <w14:schemeClr w14:val="tx1"/>
                  </w14:solidFill>
                </w14:textFill>
              </w:rPr>
              <w:t>1</w:t>
            </w:r>
          </w:p>
        </w:tc>
        <w:tc>
          <w:tcPr>
            <w:tcW w:w="567" w:type="dxa"/>
            <w:vAlign w:val="center"/>
            <w:tcPrChange w:id="759" w:author="杰" w:date="2025-08-27T17:13:32Z">
              <w:tcPr>
                <w:tcW w:w="567" w:type="dxa"/>
                <w:gridSpan w:val="2"/>
                <w:vAlign w:val="center"/>
                <w:tcPrChange w:id="760" w:author="杰" w:date="2025-08-27T17:13:32Z">
                  <w:tcPr>
                    <w:tcW w:w="567" w:type="dxa"/>
                    <w:vAlign w:val="center"/>
                    <w:tcPrChange w:id="761" w:author="杰" w:date="2025-08-27T17:13:32Z">
                      <w:tcPr>
                        <w:tcW w:w="567" w:type="dxa"/>
                        <w:vAlign w:val="center"/>
                        <w:tcPrChange w:id="762" w:author="杰" w:date="2025-08-27T17:13:32Z">
                          <w:tcPr>
                            <w:tcW w:w="567" w:type="dxa"/>
                            <w:vAlign w:val="center"/>
                            <w:tcPrChange w:id="763" w:author="杰" w:date="2025-08-27T17:13:32Z">
                              <w:tcPr>
                                <w:tcW w:w="567" w:type="dxa"/>
                                <w:vAlign w:val="center"/>
                              </w:tcPr>
                            </w:tcPrChange>
                          </w:tcPr>
                        </w:tcPrChange>
                      </w:tcPr>
                    </w:tcPrChange>
                  </w:tcPr>
                </w:tcPrChange>
              </w:tcPr>
            </w:tcPrChange>
          </w:tcPr>
          <w:p w14:paraId="5DC6C320">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w:t>
            </w:r>
            <w:r>
              <w:rPr>
                <w:rFonts w:ascii="宋体" w:hAnsi="宋体"/>
                <w:color w:val="000000" w:themeColor="text1"/>
                <w:sz w:val="18"/>
                <w:szCs w:val="18"/>
                <w:highlight w:val="none"/>
                <w14:textFill>
                  <w14:solidFill>
                    <w14:schemeClr w14:val="tx1"/>
                  </w14:solidFill>
                </w14:textFill>
              </w:rPr>
              <w:t>4</w:t>
            </w:r>
          </w:p>
        </w:tc>
        <w:tc>
          <w:tcPr>
            <w:tcW w:w="567" w:type="dxa"/>
            <w:vAlign w:val="center"/>
            <w:tcPrChange w:id="764" w:author="杰" w:date="2025-08-27T17:13:32Z">
              <w:tcPr>
                <w:tcW w:w="567" w:type="dxa"/>
                <w:gridSpan w:val="2"/>
                <w:vAlign w:val="center"/>
                <w:tcPrChange w:id="765" w:author="杰" w:date="2025-08-27T17:13:32Z">
                  <w:tcPr>
                    <w:tcW w:w="567" w:type="dxa"/>
                    <w:vAlign w:val="center"/>
                    <w:tcPrChange w:id="766" w:author="杰" w:date="2025-08-27T17:13:32Z">
                      <w:tcPr>
                        <w:tcW w:w="567" w:type="dxa"/>
                        <w:vAlign w:val="center"/>
                        <w:tcPrChange w:id="767" w:author="杰" w:date="2025-08-27T17:13:32Z">
                          <w:tcPr>
                            <w:tcW w:w="567" w:type="dxa"/>
                            <w:vAlign w:val="center"/>
                            <w:tcPrChange w:id="768" w:author="杰" w:date="2025-08-27T17:13:32Z">
                              <w:tcPr>
                                <w:tcW w:w="567" w:type="dxa"/>
                                <w:vAlign w:val="center"/>
                              </w:tcPr>
                            </w:tcPrChange>
                          </w:tcPr>
                        </w:tcPrChange>
                      </w:tcPr>
                    </w:tcPrChange>
                  </w:tcPr>
                </w:tcPrChange>
              </w:tcPr>
            </w:tcPrChange>
          </w:tcPr>
          <w:p w14:paraId="5D973023">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w:t>
            </w:r>
            <w:r>
              <w:rPr>
                <w:rFonts w:ascii="宋体" w:hAnsi="宋体"/>
                <w:color w:val="000000" w:themeColor="text1"/>
                <w:sz w:val="18"/>
                <w:szCs w:val="18"/>
                <w:highlight w:val="none"/>
                <w14:textFill>
                  <w14:solidFill>
                    <w14:schemeClr w14:val="tx1"/>
                  </w14:solidFill>
                </w14:textFill>
              </w:rPr>
              <w:t>7</w:t>
            </w:r>
          </w:p>
        </w:tc>
        <w:tc>
          <w:tcPr>
            <w:tcW w:w="846" w:type="dxa"/>
            <w:vAlign w:val="center"/>
            <w:tcPrChange w:id="769" w:author="杰" w:date="2025-08-27T17:13:32Z">
              <w:tcPr>
                <w:tcW w:w="846" w:type="dxa"/>
                <w:gridSpan w:val="2"/>
                <w:vAlign w:val="center"/>
                <w:tcPrChange w:id="770" w:author="杰" w:date="2025-08-27T17:13:32Z">
                  <w:tcPr>
                    <w:tcW w:w="846" w:type="dxa"/>
                    <w:vAlign w:val="center"/>
                    <w:tcPrChange w:id="771" w:author="杰" w:date="2025-08-27T17:13:32Z">
                      <w:tcPr>
                        <w:tcW w:w="846" w:type="dxa"/>
                        <w:vAlign w:val="center"/>
                        <w:tcPrChange w:id="772" w:author="杰" w:date="2025-08-27T17:13:32Z">
                          <w:tcPr>
                            <w:tcW w:w="846" w:type="dxa"/>
                            <w:vAlign w:val="center"/>
                            <w:tcPrChange w:id="773" w:author="杰" w:date="2025-08-27T17:13:32Z">
                              <w:tcPr>
                                <w:tcW w:w="846" w:type="dxa"/>
                                <w:vAlign w:val="center"/>
                              </w:tcPr>
                            </w:tcPrChange>
                          </w:tcPr>
                        </w:tcPrChange>
                      </w:tcPr>
                    </w:tcPrChange>
                  </w:tcPr>
                </w:tcPrChange>
              </w:tcPr>
            </w:tcPrChange>
          </w:tcPr>
          <w:p w14:paraId="680AB2FB">
            <w:pPr>
              <w:autoSpaceDE w:val="0"/>
              <w:autoSpaceDN w:val="0"/>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4</w:t>
            </w:r>
          </w:p>
        </w:tc>
      </w:tr>
      <w:tr w14:paraId="1757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74"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774" w:author="杰" w:date="2025-08-27T17:13:32Z">
            <w:trPr>
              <w:gridBefore w:val="1"/>
              <w:wBefore w:w="80" w:type="dxa"/>
              <w:trHeight w:val="510" w:hRule="atLeast"/>
              <w:jc w:val="center"/>
            </w:trPr>
          </w:trPrChange>
        </w:trPr>
        <w:tc>
          <w:tcPr>
            <w:tcW w:w="1134" w:type="dxa"/>
            <w:vAlign w:val="center"/>
            <w:tcPrChange w:id="775" w:author="杰" w:date="2025-08-27T17:13:32Z">
              <w:tcPr>
                <w:tcW w:w="1134" w:type="dxa"/>
                <w:gridSpan w:val="2"/>
                <w:vAlign w:val="center"/>
                <w:tcPrChange w:id="776" w:author="杰" w:date="2025-08-27T17:13:32Z">
                  <w:tcPr>
                    <w:tcW w:w="1134" w:type="dxa"/>
                    <w:vAlign w:val="center"/>
                    <w:tcPrChange w:id="777" w:author="杰" w:date="2025-08-27T17:13:32Z">
                      <w:tcPr>
                        <w:tcW w:w="1134" w:type="dxa"/>
                        <w:vAlign w:val="center"/>
                        <w:tcPrChange w:id="778" w:author="杰" w:date="2025-08-27T17:13:32Z">
                          <w:tcPr>
                            <w:tcW w:w="1134" w:type="dxa"/>
                            <w:vAlign w:val="center"/>
                            <w:tcPrChange w:id="779" w:author="杰" w:date="2025-08-27T17:13:32Z">
                              <w:tcPr>
                                <w:tcW w:w="1134" w:type="dxa"/>
                                <w:vAlign w:val="center"/>
                              </w:tcPr>
                            </w:tcPrChange>
                          </w:tcPr>
                        </w:tcPrChange>
                      </w:tcPr>
                    </w:tcPrChange>
                  </w:tcPr>
                </w:tcPrChange>
              </w:tcPr>
            </w:tcPrChange>
          </w:tcPr>
          <w:p w14:paraId="4289C689">
            <w:pPr>
              <w:adjustRightInd w:val="0"/>
              <w:snapToGrid w:val="0"/>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423G00003</w:t>
            </w:r>
          </w:p>
        </w:tc>
        <w:tc>
          <w:tcPr>
            <w:tcW w:w="4248" w:type="dxa"/>
            <w:vAlign w:val="center"/>
            <w:tcPrChange w:id="780" w:author="杰" w:date="2025-08-27T17:13:32Z">
              <w:tcPr>
                <w:tcW w:w="4248" w:type="dxa"/>
                <w:gridSpan w:val="2"/>
                <w:vAlign w:val="center"/>
                <w:tcPrChange w:id="781" w:author="杰" w:date="2025-08-27T17:13:32Z">
                  <w:tcPr>
                    <w:tcW w:w="4248" w:type="dxa"/>
                    <w:vAlign w:val="center"/>
                    <w:tcPrChange w:id="782" w:author="杰" w:date="2025-08-27T17:13:32Z">
                      <w:tcPr>
                        <w:tcW w:w="4248" w:type="dxa"/>
                        <w:vAlign w:val="center"/>
                        <w:tcPrChange w:id="783" w:author="杰" w:date="2025-08-27T17:13:32Z">
                          <w:tcPr>
                            <w:tcW w:w="4248" w:type="dxa"/>
                            <w:vAlign w:val="center"/>
                            <w:tcPrChange w:id="784" w:author="杰" w:date="2025-08-27T17:13:32Z">
                              <w:tcPr>
                                <w:tcW w:w="4248" w:type="dxa"/>
                                <w:vAlign w:val="center"/>
                              </w:tcPr>
                            </w:tcPrChange>
                          </w:tcPr>
                        </w:tcPrChange>
                      </w:tcPr>
                    </w:tcPrChange>
                  </w:tcPr>
                </w:tcPrChange>
              </w:tcPr>
            </w:tcPrChange>
          </w:tcPr>
          <w:p w14:paraId="6A7AA2C6">
            <w:pPr>
              <w:adjustRightInd w:val="0"/>
              <w:snapToGrid w:val="0"/>
              <w:jc w:val="left"/>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大学计算机C</w:t>
            </w:r>
          </w:p>
          <w:p w14:paraId="715F36D5">
            <w:pPr>
              <w:adjustRightInd w:val="0"/>
              <w:snapToGrid w:val="0"/>
              <w:jc w:val="left"/>
              <w:rPr>
                <w:rFonts w:asciiTheme="minorEastAsia" w:hAnsiTheme="minorEastAsia"/>
                <w:color w:val="000000" w:themeColor="text1"/>
                <w:sz w:val="18"/>
                <w:szCs w:val="18"/>
                <w:highlight w:val="none"/>
                <w14:textFill>
                  <w14:solidFill>
                    <w14:schemeClr w14:val="tx1"/>
                  </w14:solidFill>
                </w14:textFill>
              </w:rPr>
            </w:pPr>
            <w:r>
              <w:rPr>
                <w:rFonts w:asciiTheme="minorEastAsia" w:hAnsiTheme="minorEastAsia"/>
                <w:color w:val="000000" w:themeColor="text1"/>
                <w:sz w:val="18"/>
                <w:szCs w:val="18"/>
                <w:highlight w:val="none"/>
                <w14:textFill>
                  <w14:solidFill>
                    <w14:schemeClr w14:val="tx1"/>
                  </w14:solidFill>
                </w14:textFill>
              </w:rPr>
              <w:t>Fundamentals of Computer Science C</w:t>
            </w:r>
          </w:p>
        </w:tc>
        <w:tc>
          <w:tcPr>
            <w:tcW w:w="645" w:type="dxa"/>
            <w:vAlign w:val="center"/>
            <w:tcPrChange w:id="785" w:author="杰" w:date="2025-08-27T17:13:32Z">
              <w:tcPr>
                <w:tcW w:w="645" w:type="dxa"/>
                <w:gridSpan w:val="2"/>
                <w:vAlign w:val="center"/>
                <w:tcPrChange w:id="786" w:author="杰" w:date="2025-08-27T17:13:32Z">
                  <w:tcPr>
                    <w:tcW w:w="645" w:type="dxa"/>
                    <w:vAlign w:val="center"/>
                    <w:tcPrChange w:id="787" w:author="杰" w:date="2025-08-27T17:13:32Z">
                      <w:tcPr>
                        <w:tcW w:w="645" w:type="dxa"/>
                        <w:vAlign w:val="center"/>
                        <w:tcPrChange w:id="788" w:author="杰" w:date="2025-08-27T17:13:32Z">
                          <w:tcPr>
                            <w:tcW w:w="645" w:type="dxa"/>
                            <w:vAlign w:val="center"/>
                            <w:tcPrChange w:id="789" w:author="杰" w:date="2025-08-27T17:13:32Z">
                              <w:tcPr>
                                <w:tcW w:w="645" w:type="dxa"/>
                                <w:vAlign w:val="center"/>
                              </w:tcPr>
                            </w:tcPrChange>
                          </w:tcPr>
                        </w:tcPrChange>
                      </w:tcPr>
                    </w:tcPrChange>
                  </w:tcPr>
                </w:tcPrChange>
              </w:tcPr>
            </w:tcPrChange>
          </w:tcPr>
          <w:p w14:paraId="1C7C6F1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790" w:author="杰" w:date="2025-08-27T17:13:32Z">
              <w:tcPr>
                <w:tcW w:w="490" w:type="dxa"/>
                <w:gridSpan w:val="2"/>
                <w:vAlign w:val="center"/>
                <w:tcPrChange w:id="791" w:author="杰" w:date="2025-08-27T17:13:32Z">
                  <w:tcPr>
                    <w:tcW w:w="490" w:type="dxa"/>
                    <w:vAlign w:val="center"/>
                    <w:tcPrChange w:id="792" w:author="杰" w:date="2025-08-27T17:13:32Z">
                      <w:tcPr>
                        <w:tcW w:w="490" w:type="dxa"/>
                        <w:vAlign w:val="center"/>
                        <w:tcPrChange w:id="793" w:author="杰" w:date="2025-08-27T17:13:32Z">
                          <w:tcPr>
                            <w:tcW w:w="490" w:type="dxa"/>
                            <w:vAlign w:val="center"/>
                            <w:tcPrChange w:id="794" w:author="杰" w:date="2025-08-27T17:13:32Z">
                              <w:tcPr>
                                <w:tcW w:w="490" w:type="dxa"/>
                                <w:vAlign w:val="center"/>
                              </w:tcPr>
                            </w:tcPrChange>
                          </w:tcPr>
                        </w:tcPrChange>
                      </w:tcPr>
                    </w:tcPrChange>
                  </w:tcPr>
                </w:tcPrChange>
              </w:tcPr>
            </w:tcPrChange>
          </w:tcPr>
          <w:p w14:paraId="67E9D1C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795" w:author="杰" w:date="2025-08-27T17:13:32Z">
              <w:tcPr>
                <w:tcW w:w="567" w:type="dxa"/>
                <w:gridSpan w:val="2"/>
                <w:vAlign w:val="center"/>
                <w:tcPrChange w:id="796" w:author="杰" w:date="2025-08-27T17:13:32Z">
                  <w:tcPr>
                    <w:tcW w:w="567" w:type="dxa"/>
                    <w:vAlign w:val="center"/>
                    <w:tcPrChange w:id="797" w:author="杰" w:date="2025-08-27T17:13:32Z">
                      <w:tcPr>
                        <w:tcW w:w="567" w:type="dxa"/>
                        <w:vAlign w:val="center"/>
                        <w:tcPrChange w:id="798" w:author="杰" w:date="2025-08-27T17:13:32Z">
                          <w:tcPr>
                            <w:tcW w:w="567" w:type="dxa"/>
                            <w:vAlign w:val="center"/>
                            <w:tcPrChange w:id="799" w:author="杰" w:date="2025-08-27T17:13:32Z">
                              <w:tcPr>
                                <w:tcW w:w="567" w:type="dxa"/>
                                <w:vAlign w:val="center"/>
                              </w:tcPr>
                            </w:tcPrChange>
                          </w:tcPr>
                        </w:tcPrChange>
                      </w:tcPr>
                    </w:tcPrChange>
                  </w:tcPr>
                </w:tcPrChange>
              </w:tcPr>
            </w:tcPrChange>
          </w:tcPr>
          <w:p w14:paraId="2C44FC4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7" w:type="dxa"/>
            <w:vAlign w:val="center"/>
            <w:tcPrChange w:id="800" w:author="杰" w:date="2025-08-27T17:13:32Z">
              <w:tcPr>
                <w:tcW w:w="567" w:type="dxa"/>
                <w:gridSpan w:val="2"/>
                <w:vAlign w:val="center"/>
                <w:tcPrChange w:id="801" w:author="杰" w:date="2025-08-27T17:13:32Z">
                  <w:tcPr>
                    <w:tcW w:w="567" w:type="dxa"/>
                    <w:vAlign w:val="center"/>
                    <w:tcPrChange w:id="802" w:author="杰" w:date="2025-08-27T17:13:32Z">
                      <w:tcPr>
                        <w:tcW w:w="567" w:type="dxa"/>
                        <w:vAlign w:val="center"/>
                        <w:tcPrChange w:id="803" w:author="杰" w:date="2025-08-27T17:13:32Z">
                          <w:tcPr>
                            <w:tcW w:w="567" w:type="dxa"/>
                            <w:vAlign w:val="center"/>
                            <w:tcPrChange w:id="804" w:author="杰" w:date="2025-08-27T17:13:32Z">
                              <w:tcPr>
                                <w:tcW w:w="567" w:type="dxa"/>
                                <w:vAlign w:val="center"/>
                              </w:tcPr>
                            </w:tcPrChange>
                          </w:tcPr>
                        </w:tcPrChange>
                      </w:tcPr>
                    </w:tcPrChange>
                  </w:tcPr>
                </w:tcPrChange>
              </w:tcPr>
            </w:tcPrChange>
          </w:tcPr>
          <w:p w14:paraId="5014166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r>
              <w:rPr>
                <w:rFonts w:asciiTheme="minorEastAsia" w:hAnsiTheme="minorEastAsia"/>
                <w:color w:val="000000" w:themeColor="text1"/>
                <w:sz w:val="18"/>
                <w:szCs w:val="18"/>
                <w:highlight w:val="none"/>
                <w14:textFill>
                  <w14:solidFill>
                    <w14:schemeClr w14:val="tx1"/>
                  </w14:solidFill>
                </w14:textFill>
              </w:rPr>
              <w:t>7</w:t>
            </w:r>
          </w:p>
        </w:tc>
        <w:tc>
          <w:tcPr>
            <w:tcW w:w="567" w:type="dxa"/>
            <w:vAlign w:val="center"/>
            <w:tcPrChange w:id="805" w:author="杰" w:date="2025-08-27T17:13:32Z">
              <w:tcPr>
                <w:tcW w:w="567" w:type="dxa"/>
                <w:gridSpan w:val="2"/>
                <w:vAlign w:val="center"/>
                <w:tcPrChange w:id="806" w:author="杰" w:date="2025-08-27T17:13:32Z">
                  <w:tcPr>
                    <w:tcW w:w="567" w:type="dxa"/>
                    <w:vAlign w:val="center"/>
                    <w:tcPrChange w:id="807" w:author="杰" w:date="2025-08-27T17:13:32Z">
                      <w:tcPr>
                        <w:tcW w:w="567" w:type="dxa"/>
                        <w:vAlign w:val="center"/>
                        <w:tcPrChange w:id="808" w:author="杰" w:date="2025-08-27T17:13:32Z">
                          <w:tcPr>
                            <w:tcW w:w="567" w:type="dxa"/>
                            <w:vAlign w:val="center"/>
                            <w:tcPrChange w:id="809" w:author="杰" w:date="2025-08-27T17:13:32Z">
                              <w:tcPr>
                                <w:tcW w:w="567" w:type="dxa"/>
                                <w:vAlign w:val="center"/>
                              </w:tcPr>
                            </w:tcPrChange>
                          </w:tcPr>
                        </w:tcPrChange>
                      </w:tcPr>
                    </w:tcPrChange>
                  </w:tcPr>
                </w:tcPrChange>
              </w:tcPr>
            </w:tcPrChange>
          </w:tcPr>
          <w:p w14:paraId="659A3489">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4</w:t>
            </w:r>
          </w:p>
        </w:tc>
        <w:tc>
          <w:tcPr>
            <w:tcW w:w="846" w:type="dxa"/>
            <w:vAlign w:val="center"/>
            <w:tcPrChange w:id="810" w:author="杰" w:date="2025-08-27T17:13:32Z">
              <w:tcPr>
                <w:tcW w:w="846" w:type="dxa"/>
                <w:gridSpan w:val="2"/>
                <w:vAlign w:val="center"/>
                <w:tcPrChange w:id="811" w:author="杰" w:date="2025-08-27T17:13:32Z">
                  <w:tcPr>
                    <w:tcW w:w="846" w:type="dxa"/>
                    <w:vAlign w:val="center"/>
                    <w:tcPrChange w:id="812" w:author="杰" w:date="2025-08-27T17:13:32Z">
                      <w:tcPr>
                        <w:tcW w:w="846" w:type="dxa"/>
                        <w:vAlign w:val="center"/>
                        <w:tcPrChange w:id="813" w:author="杰" w:date="2025-08-27T17:13:32Z">
                          <w:tcPr>
                            <w:tcW w:w="846" w:type="dxa"/>
                            <w:vAlign w:val="center"/>
                            <w:tcPrChange w:id="814" w:author="杰" w:date="2025-08-27T17:13:32Z">
                              <w:tcPr>
                                <w:tcW w:w="846" w:type="dxa"/>
                                <w:vAlign w:val="center"/>
                              </w:tcPr>
                            </w:tcPrChange>
                          </w:tcPr>
                        </w:tcPrChange>
                      </w:tcPr>
                    </w:tcPrChange>
                  </w:tcPr>
                </w:tcPrChange>
              </w:tcPr>
            </w:tcPrChange>
          </w:tcPr>
          <w:p w14:paraId="2366651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7676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5"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815" w:author="杰" w:date="2025-08-27T17:13:32Z">
            <w:trPr>
              <w:gridBefore w:val="1"/>
              <w:wBefore w:w="80" w:type="dxa"/>
              <w:trHeight w:val="510" w:hRule="atLeast"/>
              <w:jc w:val="center"/>
            </w:trPr>
          </w:trPrChange>
        </w:trPr>
        <w:tc>
          <w:tcPr>
            <w:tcW w:w="1134" w:type="dxa"/>
            <w:vAlign w:val="center"/>
            <w:tcPrChange w:id="816" w:author="杰" w:date="2025-08-27T17:13:32Z">
              <w:tcPr>
                <w:tcW w:w="1134" w:type="dxa"/>
                <w:gridSpan w:val="2"/>
                <w:vAlign w:val="center"/>
                <w:tcPrChange w:id="817" w:author="杰" w:date="2025-08-27T17:13:32Z">
                  <w:tcPr>
                    <w:tcW w:w="1134" w:type="dxa"/>
                    <w:vAlign w:val="center"/>
                    <w:tcPrChange w:id="818" w:author="杰" w:date="2025-08-27T17:13:32Z">
                      <w:tcPr>
                        <w:tcW w:w="1134" w:type="dxa"/>
                        <w:vAlign w:val="center"/>
                        <w:tcPrChange w:id="819" w:author="杰" w:date="2025-08-27T17:13:32Z">
                          <w:tcPr>
                            <w:tcW w:w="1134" w:type="dxa"/>
                            <w:vAlign w:val="center"/>
                            <w:tcPrChange w:id="820" w:author="杰" w:date="2025-08-27T17:13:32Z">
                              <w:tcPr>
                                <w:tcW w:w="1134" w:type="dxa"/>
                                <w:vAlign w:val="center"/>
                              </w:tcPr>
                            </w:tcPrChange>
                          </w:tcPr>
                        </w:tcPrChange>
                      </w:tcPr>
                    </w:tcPrChange>
                  </w:tcPr>
                </w:tcPrChange>
              </w:tcPr>
            </w:tcPrChange>
          </w:tcPr>
          <w:p w14:paraId="0C14BB9A">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3423G00006</w:t>
            </w:r>
          </w:p>
        </w:tc>
        <w:tc>
          <w:tcPr>
            <w:tcW w:w="4248" w:type="dxa"/>
            <w:vAlign w:val="center"/>
            <w:tcPrChange w:id="821" w:author="杰" w:date="2025-08-27T17:13:32Z">
              <w:tcPr>
                <w:tcW w:w="4248" w:type="dxa"/>
                <w:gridSpan w:val="2"/>
                <w:vAlign w:val="center"/>
                <w:tcPrChange w:id="822" w:author="杰" w:date="2025-08-27T17:13:32Z">
                  <w:tcPr>
                    <w:tcW w:w="4248" w:type="dxa"/>
                    <w:vAlign w:val="center"/>
                    <w:tcPrChange w:id="823" w:author="杰" w:date="2025-08-27T17:13:32Z">
                      <w:tcPr>
                        <w:tcW w:w="4248" w:type="dxa"/>
                        <w:vAlign w:val="center"/>
                        <w:tcPrChange w:id="824" w:author="杰" w:date="2025-08-27T17:13:32Z">
                          <w:tcPr>
                            <w:tcW w:w="4248" w:type="dxa"/>
                            <w:vAlign w:val="center"/>
                            <w:tcPrChange w:id="825" w:author="杰" w:date="2025-08-27T17:13:32Z">
                              <w:tcPr>
                                <w:tcW w:w="4248" w:type="dxa"/>
                                <w:vAlign w:val="center"/>
                              </w:tcPr>
                            </w:tcPrChange>
                          </w:tcPr>
                        </w:tcPrChange>
                      </w:tcPr>
                    </w:tcPrChange>
                  </w:tcPr>
                </w:tcPrChange>
              </w:tcPr>
            </w:tcPrChange>
          </w:tcPr>
          <w:p w14:paraId="7BEF3429">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Python语言程序设计</w:t>
            </w:r>
          </w:p>
          <w:p w14:paraId="44B6DE0D">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Python Programming</w:t>
            </w:r>
          </w:p>
        </w:tc>
        <w:tc>
          <w:tcPr>
            <w:tcW w:w="645" w:type="dxa"/>
            <w:vAlign w:val="center"/>
            <w:tcPrChange w:id="826" w:author="杰" w:date="2025-08-27T17:13:32Z">
              <w:tcPr>
                <w:tcW w:w="645" w:type="dxa"/>
                <w:gridSpan w:val="2"/>
                <w:vAlign w:val="center"/>
                <w:tcPrChange w:id="827" w:author="杰" w:date="2025-08-27T17:13:32Z">
                  <w:tcPr>
                    <w:tcW w:w="645" w:type="dxa"/>
                    <w:vAlign w:val="center"/>
                    <w:tcPrChange w:id="828" w:author="杰" w:date="2025-08-27T17:13:32Z">
                      <w:tcPr>
                        <w:tcW w:w="645" w:type="dxa"/>
                        <w:vAlign w:val="center"/>
                        <w:tcPrChange w:id="829" w:author="杰" w:date="2025-08-27T17:13:32Z">
                          <w:tcPr>
                            <w:tcW w:w="645" w:type="dxa"/>
                            <w:vAlign w:val="center"/>
                            <w:tcPrChange w:id="830" w:author="杰" w:date="2025-08-27T17:13:32Z">
                              <w:tcPr>
                                <w:tcW w:w="645" w:type="dxa"/>
                                <w:vAlign w:val="center"/>
                              </w:tcPr>
                            </w:tcPrChange>
                          </w:tcPr>
                        </w:tcPrChange>
                      </w:tcPr>
                    </w:tcPrChange>
                  </w:tcPr>
                </w:tcPrChange>
              </w:tcPr>
            </w:tcPrChange>
          </w:tcPr>
          <w:p w14:paraId="7159DC9B">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831" w:author="杰" w:date="2025-08-27T17:13:32Z">
              <w:tcPr>
                <w:tcW w:w="490" w:type="dxa"/>
                <w:gridSpan w:val="2"/>
                <w:vAlign w:val="center"/>
                <w:tcPrChange w:id="832" w:author="杰" w:date="2025-08-27T17:13:32Z">
                  <w:tcPr>
                    <w:tcW w:w="490" w:type="dxa"/>
                    <w:vAlign w:val="center"/>
                    <w:tcPrChange w:id="833" w:author="杰" w:date="2025-08-27T17:13:32Z">
                      <w:tcPr>
                        <w:tcW w:w="490" w:type="dxa"/>
                        <w:vAlign w:val="center"/>
                        <w:tcPrChange w:id="834" w:author="杰" w:date="2025-08-27T17:13:32Z">
                          <w:tcPr>
                            <w:tcW w:w="490" w:type="dxa"/>
                            <w:vAlign w:val="center"/>
                            <w:tcPrChange w:id="835" w:author="杰" w:date="2025-08-27T17:13:32Z">
                              <w:tcPr>
                                <w:tcW w:w="490" w:type="dxa"/>
                                <w:vAlign w:val="center"/>
                              </w:tcPr>
                            </w:tcPrChange>
                          </w:tcPr>
                        </w:tcPrChange>
                      </w:tcPr>
                    </w:tcPrChange>
                  </w:tcPr>
                </w:tcPrChange>
              </w:tcPr>
            </w:tcPrChange>
          </w:tcPr>
          <w:p w14:paraId="7EF387DE">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c>
          <w:tcPr>
            <w:tcW w:w="567" w:type="dxa"/>
            <w:vAlign w:val="center"/>
            <w:tcPrChange w:id="836" w:author="杰" w:date="2025-08-27T17:13:32Z">
              <w:tcPr>
                <w:tcW w:w="567" w:type="dxa"/>
                <w:gridSpan w:val="2"/>
                <w:vAlign w:val="center"/>
                <w:tcPrChange w:id="837" w:author="杰" w:date="2025-08-27T17:13:32Z">
                  <w:tcPr>
                    <w:tcW w:w="567" w:type="dxa"/>
                    <w:vAlign w:val="center"/>
                    <w:tcPrChange w:id="838" w:author="杰" w:date="2025-08-27T17:13:32Z">
                      <w:tcPr>
                        <w:tcW w:w="567" w:type="dxa"/>
                        <w:vAlign w:val="center"/>
                        <w:tcPrChange w:id="839" w:author="杰" w:date="2025-08-27T17:13:32Z">
                          <w:tcPr>
                            <w:tcW w:w="567" w:type="dxa"/>
                            <w:vAlign w:val="center"/>
                            <w:tcPrChange w:id="840" w:author="杰" w:date="2025-08-27T17:13:32Z">
                              <w:tcPr>
                                <w:tcW w:w="567" w:type="dxa"/>
                                <w:vAlign w:val="center"/>
                              </w:tcPr>
                            </w:tcPrChange>
                          </w:tcPr>
                        </w:tcPrChange>
                      </w:tcPr>
                    </w:tcPrChange>
                  </w:tcPr>
                </w:tcPrChange>
              </w:tcPr>
            </w:tcPrChange>
          </w:tcPr>
          <w:p w14:paraId="26F523C3">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68</w:t>
            </w:r>
          </w:p>
        </w:tc>
        <w:tc>
          <w:tcPr>
            <w:tcW w:w="567" w:type="dxa"/>
            <w:vAlign w:val="center"/>
            <w:tcPrChange w:id="841" w:author="杰" w:date="2025-08-27T17:13:32Z">
              <w:tcPr>
                <w:tcW w:w="567" w:type="dxa"/>
                <w:gridSpan w:val="2"/>
                <w:vAlign w:val="center"/>
                <w:tcPrChange w:id="842" w:author="杰" w:date="2025-08-27T17:13:32Z">
                  <w:tcPr>
                    <w:tcW w:w="567" w:type="dxa"/>
                    <w:vAlign w:val="center"/>
                    <w:tcPrChange w:id="843" w:author="杰" w:date="2025-08-27T17:13:32Z">
                      <w:tcPr>
                        <w:tcW w:w="567" w:type="dxa"/>
                        <w:vAlign w:val="center"/>
                        <w:tcPrChange w:id="844" w:author="杰" w:date="2025-08-27T17:13:32Z">
                          <w:tcPr>
                            <w:tcW w:w="567" w:type="dxa"/>
                            <w:vAlign w:val="center"/>
                            <w:tcPrChange w:id="845" w:author="杰" w:date="2025-08-27T17:13:32Z">
                              <w:tcPr>
                                <w:tcW w:w="567" w:type="dxa"/>
                                <w:vAlign w:val="center"/>
                              </w:tcPr>
                            </w:tcPrChange>
                          </w:tcPr>
                        </w:tcPrChange>
                      </w:tcPr>
                    </w:tcPrChange>
                  </w:tcPr>
                </w:tcPrChange>
              </w:tcPr>
            </w:tcPrChange>
          </w:tcPr>
          <w:p w14:paraId="1B2460F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846" w:author="杰" w:date="2025-08-27T17:13:32Z">
              <w:tcPr>
                <w:tcW w:w="567" w:type="dxa"/>
                <w:gridSpan w:val="2"/>
                <w:vAlign w:val="center"/>
                <w:tcPrChange w:id="847" w:author="杰" w:date="2025-08-27T17:13:32Z">
                  <w:tcPr>
                    <w:tcW w:w="567" w:type="dxa"/>
                    <w:vAlign w:val="center"/>
                    <w:tcPrChange w:id="848" w:author="杰" w:date="2025-08-27T17:13:32Z">
                      <w:tcPr>
                        <w:tcW w:w="567" w:type="dxa"/>
                        <w:vAlign w:val="center"/>
                        <w:tcPrChange w:id="849" w:author="杰" w:date="2025-08-27T17:13:32Z">
                          <w:tcPr>
                            <w:tcW w:w="567" w:type="dxa"/>
                            <w:vAlign w:val="center"/>
                            <w:tcPrChange w:id="850" w:author="杰" w:date="2025-08-27T17:13:32Z">
                              <w:tcPr>
                                <w:tcW w:w="567" w:type="dxa"/>
                                <w:vAlign w:val="center"/>
                              </w:tcPr>
                            </w:tcPrChange>
                          </w:tcPr>
                        </w:tcPrChange>
                      </w:tcPr>
                    </w:tcPrChange>
                  </w:tcPr>
                </w:tcPrChange>
              </w:tcPr>
            </w:tcPrChange>
          </w:tcPr>
          <w:p w14:paraId="2E2147C5">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Align w:val="center"/>
            <w:tcPrChange w:id="851" w:author="杰" w:date="2025-08-27T17:13:32Z">
              <w:tcPr>
                <w:tcW w:w="846" w:type="dxa"/>
                <w:gridSpan w:val="2"/>
                <w:vAlign w:val="center"/>
                <w:tcPrChange w:id="852" w:author="杰" w:date="2025-08-27T17:13:32Z">
                  <w:tcPr>
                    <w:tcW w:w="846" w:type="dxa"/>
                    <w:vAlign w:val="center"/>
                    <w:tcPrChange w:id="853" w:author="杰" w:date="2025-08-27T17:13:32Z">
                      <w:tcPr>
                        <w:tcW w:w="846" w:type="dxa"/>
                        <w:vAlign w:val="center"/>
                        <w:tcPrChange w:id="854" w:author="杰" w:date="2025-08-27T17:13:32Z">
                          <w:tcPr>
                            <w:tcW w:w="846" w:type="dxa"/>
                            <w:vAlign w:val="center"/>
                            <w:tcPrChange w:id="855" w:author="杰" w:date="2025-08-27T17:13:32Z">
                              <w:tcPr>
                                <w:tcW w:w="846" w:type="dxa"/>
                                <w:vAlign w:val="center"/>
                              </w:tcPr>
                            </w:tcPrChange>
                          </w:tcPr>
                        </w:tcPrChange>
                      </w:tcPr>
                    </w:tcPrChange>
                  </w:tcPr>
                </w:tcPrChange>
              </w:tcPr>
            </w:tcPrChange>
          </w:tcPr>
          <w:p w14:paraId="71BB44AE">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65A2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56"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856" w:author="杰" w:date="2025-08-27T17:13:32Z">
            <w:trPr>
              <w:gridBefore w:val="1"/>
              <w:wBefore w:w="80" w:type="dxa"/>
              <w:trHeight w:val="510" w:hRule="atLeast"/>
              <w:jc w:val="center"/>
            </w:trPr>
          </w:trPrChange>
        </w:trPr>
        <w:tc>
          <w:tcPr>
            <w:tcW w:w="1134" w:type="dxa"/>
            <w:vAlign w:val="center"/>
            <w:tcPrChange w:id="857" w:author="杰" w:date="2025-08-27T17:13:32Z">
              <w:tcPr>
                <w:tcW w:w="1134" w:type="dxa"/>
                <w:gridSpan w:val="2"/>
                <w:vAlign w:val="center"/>
                <w:tcPrChange w:id="858" w:author="杰" w:date="2025-08-27T17:13:32Z">
                  <w:tcPr>
                    <w:tcW w:w="1134" w:type="dxa"/>
                    <w:vAlign w:val="center"/>
                    <w:tcPrChange w:id="859" w:author="杰" w:date="2025-08-27T17:13:32Z">
                      <w:tcPr>
                        <w:tcW w:w="1134" w:type="dxa"/>
                        <w:vAlign w:val="center"/>
                        <w:tcPrChange w:id="860" w:author="杰" w:date="2025-08-27T17:13:32Z">
                          <w:tcPr>
                            <w:tcW w:w="1134" w:type="dxa"/>
                            <w:vAlign w:val="center"/>
                            <w:tcPrChange w:id="861" w:author="杰" w:date="2025-08-27T17:13:32Z">
                              <w:tcPr>
                                <w:tcW w:w="1134" w:type="dxa"/>
                                <w:vAlign w:val="center"/>
                              </w:tcPr>
                            </w:tcPrChange>
                          </w:tcPr>
                        </w:tcPrChange>
                      </w:tcPr>
                    </w:tcPrChange>
                  </w:tcPr>
                </w:tcPrChange>
              </w:tcPr>
            </w:tcPrChange>
          </w:tcPr>
          <w:p w14:paraId="0A4872FA">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9223G00001</w:t>
            </w:r>
          </w:p>
        </w:tc>
        <w:tc>
          <w:tcPr>
            <w:tcW w:w="4248" w:type="dxa"/>
            <w:vAlign w:val="center"/>
            <w:tcPrChange w:id="862" w:author="杰" w:date="2025-08-27T17:13:32Z">
              <w:tcPr>
                <w:tcW w:w="4248" w:type="dxa"/>
                <w:gridSpan w:val="2"/>
                <w:vAlign w:val="center"/>
                <w:tcPrChange w:id="863" w:author="杰" w:date="2025-08-27T17:13:32Z">
                  <w:tcPr>
                    <w:tcW w:w="4248" w:type="dxa"/>
                    <w:vAlign w:val="center"/>
                    <w:tcPrChange w:id="864" w:author="杰" w:date="2025-08-27T17:13:32Z">
                      <w:tcPr>
                        <w:tcW w:w="4248" w:type="dxa"/>
                        <w:vAlign w:val="center"/>
                        <w:tcPrChange w:id="865" w:author="杰" w:date="2025-08-27T17:13:32Z">
                          <w:tcPr>
                            <w:tcW w:w="4248" w:type="dxa"/>
                            <w:vAlign w:val="center"/>
                            <w:tcPrChange w:id="866" w:author="杰" w:date="2025-08-27T17:13:32Z">
                              <w:tcPr>
                                <w:tcW w:w="4248" w:type="dxa"/>
                                <w:vAlign w:val="center"/>
                              </w:tcPr>
                            </w:tcPrChange>
                          </w:tcPr>
                        </w:tcPrChange>
                      </w:tcPr>
                    </w:tcPrChange>
                  </w:tcPr>
                </w:tcPrChange>
              </w:tcPr>
            </w:tcPrChange>
          </w:tcPr>
          <w:p w14:paraId="0D720FA6">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大学语文</w:t>
            </w:r>
          </w:p>
          <w:p w14:paraId="5501187B">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College Chinese</w:t>
            </w:r>
          </w:p>
        </w:tc>
        <w:tc>
          <w:tcPr>
            <w:tcW w:w="645" w:type="dxa"/>
            <w:vAlign w:val="center"/>
            <w:tcPrChange w:id="867" w:author="杰" w:date="2025-08-27T17:13:32Z">
              <w:tcPr>
                <w:tcW w:w="645" w:type="dxa"/>
                <w:gridSpan w:val="2"/>
                <w:vAlign w:val="center"/>
                <w:tcPrChange w:id="868" w:author="杰" w:date="2025-08-27T17:13:32Z">
                  <w:tcPr>
                    <w:tcW w:w="645" w:type="dxa"/>
                    <w:vAlign w:val="center"/>
                    <w:tcPrChange w:id="869" w:author="杰" w:date="2025-08-27T17:13:32Z">
                      <w:tcPr>
                        <w:tcW w:w="645" w:type="dxa"/>
                        <w:vAlign w:val="center"/>
                        <w:tcPrChange w:id="870" w:author="杰" w:date="2025-08-27T17:13:32Z">
                          <w:tcPr>
                            <w:tcW w:w="645" w:type="dxa"/>
                            <w:vAlign w:val="center"/>
                            <w:tcPrChange w:id="871" w:author="杰" w:date="2025-08-27T17:13:32Z">
                              <w:tcPr>
                                <w:tcW w:w="645" w:type="dxa"/>
                                <w:vAlign w:val="center"/>
                              </w:tcPr>
                            </w:tcPrChange>
                          </w:tcPr>
                        </w:tcPrChange>
                      </w:tcPr>
                    </w:tcPrChange>
                  </w:tcPr>
                </w:tcPrChange>
              </w:tcPr>
            </w:tcPrChange>
          </w:tcPr>
          <w:p w14:paraId="5CA5E0D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考试</w:t>
            </w:r>
          </w:p>
        </w:tc>
        <w:tc>
          <w:tcPr>
            <w:tcW w:w="490" w:type="dxa"/>
            <w:vAlign w:val="center"/>
            <w:tcPrChange w:id="872" w:author="杰" w:date="2025-08-27T17:13:32Z">
              <w:tcPr>
                <w:tcW w:w="490" w:type="dxa"/>
                <w:gridSpan w:val="2"/>
                <w:vAlign w:val="center"/>
                <w:tcPrChange w:id="873" w:author="杰" w:date="2025-08-27T17:13:32Z">
                  <w:tcPr>
                    <w:tcW w:w="490" w:type="dxa"/>
                    <w:vAlign w:val="center"/>
                    <w:tcPrChange w:id="874" w:author="杰" w:date="2025-08-27T17:13:32Z">
                      <w:tcPr>
                        <w:tcW w:w="490" w:type="dxa"/>
                        <w:vAlign w:val="center"/>
                        <w:tcPrChange w:id="875" w:author="杰" w:date="2025-08-27T17:13:32Z">
                          <w:tcPr>
                            <w:tcW w:w="490" w:type="dxa"/>
                            <w:vAlign w:val="center"/>
                            <w:tcPrChange w:id="876" w:author="杰" w:date="2025-08-27T17:13:32Z">
                              <w:tcPr>
                                <w:tcW w:w="490" w:type="dxa"/>
                                <w:vAlign w:val="center"/>
                              </w:tcPr>
                            </w:tcPrChange>
                          </w:tcPr>
                        </w:tcPrChange>
                      </w:tcPr>
                    </w:tcPrChange>
                  </w:tcPr>
                </w:tcPrChange>
              </w:tcPr>
            </w:tcPrChange>
          </w:tcPr>
          <w:p w14:paraId="229EB4BA">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w:t>
            </w:r>
          </w:p>
        </w:tc>
        <w:tc>
          <w:tcPr>
            <w:tcW w:w="567" w:type="dxa"/>
            <w:vAlign w:val="center"/>
            <w:tcPrChange w:id="877" w:author="杰" w:date="2025-08-27T17:13:32Z">
              <w:tcPr>
                <w:tcW w:w="567" w:type="dxa"/>
                <w:gridSpan w:val="2"/>
                <w:vAlign w:val="center"/>
                <w:tcPrChange w:id="878" w:author="杰" w:date="2025-08-27T17:13:32Z">
                  <w:tcPr>
                    <w:tcW w:w="567" w:type="dxa"/>
                    <w:vAlign w:val="center"/>
                    <w:tcPrChange w:id="879" w:author="杰" w:date="2025-08-27T17:13:32Z">
                      <w:tcPr>
                        <w:tcW w:w="567" w:type="dxa"/>
                        <w:vAlign w:val="center"/>
                        <w:tcPrChange w:id="880" w:author="杰" w:date="2025-08-27T17:13:32Z">
                          <w:tcPr>
                            <w:tcW w:w="567" w:type="dxa"/>
                            <w:vAlign w:val="center"/>
                            <w:tcPrChange w:id="881" w:author="杰" w:date="2025-08-27T17:13:32Z">
                              <w:tcPr>
                                <w:tcW w:w="567" w:type="dxa"/>
                                <w:vAlign w:val="center"/>
                              </w:tcPr>
                            </w:tcPrChange>
                          </w:tcPr>
                        </w:tcPrChange>
                      </w:tcPr>
                    </w:tcPrChange>
                  </w:tcPr>
                </w:tcPrChange>
              </w:tcPr>
            </w:tcPrChange>
          </w:tcPr>
          <w:p w14:paraId="3B6DFCF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5</w:t>
            </w:r>
            <w:r>
              <w:rPr>
                <w:rFonts w:ascii="宋体" w:hAnsi="宋体"/>
                <w:color w:val="000000" w:themeColor="text1"/>
                <w:sz w:val="18"/>
                <w:szCs w:val="18"/>
                <w:highlight w:val="none"/>
                <w14:textFill>
                  <w14:solidFill>
                    <w14:schemeClr w14:val="tx1"/>
                  </w14:solidFill>
                </w14:textFill>
              </w:rPr>
              <w:t>1</w:t>
            </w:r>
          </w:p>
        </w:tc>
        <w:tc>
          <w:tcPr>
            <w:tcW w:w="567" w:type="dxa"/>
            <w:vAlign w:val="center"/>
            <w:tcPrChange w:id="882" w:author="杰" w:date="2025-08-27T17:13:32Z">
              <w:tcPr>
                <w:tcW w:w="567" w:type="dxa"/>
                <w:gridSpan w:val="2"/>
                <w:vAlign w:val="center"/>
                <w:tcPrChange w:id="883" w:author="杰" w:date="2025-08-27T17:13:32Z">
                  <w:tcPr>
                    <w:tcW w:w="567" w:type="dxa"/>
                    <w:vAlign w:val="center"/>
                    <w:tcPrChange w:id="884" w:author="杰" w:date="2025-08-27T17:13:32Z">
                      <w:tcPr>
                        <w:tcW w:w="567" w:type="dxa"/>
                        <w:vAlign w:val="center"/>
                        <w:tcPrChange w:id="885" w:author="杰" w:date="2025-08-27T17:13:32Z">
                          <w:tcPr>
                            <w:tcW w:w="567" w:type="dxa"/>
                            <w:vAlign w:val="center"/>
                            <w:tcPrChange w:id="886" w:author="杰" w:date="2025-08-27T17:13:32Z">
                              <w:tcPr>
                                <w:tcW w:w="567" w:type="dxa"/>
                                <w:vAlign w:val="center"/>
                              </w:tcPr>
                            </w:tcPrChange>
                          </w:tcPr>
                        </w:tcPrChange>
                      </w:tcPr>
                    </w:tcPrChange>
                  </w:tcPr>
                </w:tcPrChange>
              </w:tcPr>
            </w:tcPrChange>
          </w:tcPr>
          <w:p w14:paraId="517D04D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4</w:t>
            </w:r>
            <w:r>
              <w:rPr>
                <w:rFonts w:ascii="宋体" w:hAnsi="宋体"/>
                <w:color w:val="000000" w:themeColor="text1"/>
                <w:sz w:val="18"/>
                <w:szCs w:val="18"/>
                <w:highlight w:val="none"/>
                <w14:textFill>
                  <w14:solidFill>
                    <w14:schemeClr w14:val="tx1"/>
                  </w14:solidFill>
                </w14:textFill>
              </w:rPr>
              <w:t>2</w:t>
            </w:r>
          </w:p>
        </w:tc>
        <w:tc>
          <w:tcPr>
            <w:tcW w:w="567" w:type="dxa"/>
            <w:vAlign w:val="center"/>
            <w:tcPrChange w:id="887" w:author="杰" w:date="2025-08-27T17:13:32Z">
              <w:tcPr>
                <w:tcW w:w="567" w:type="dxa"/>
                <w:gridSpan w:val="2"/>
                <w:vAlign w:val="center"/>
                <w:tcPrChange w:id="888" w:author="杰" w:date="2025-08-27T17:13:32Z">
                  <w:tcPr>
                    <w:tcW w:w="567" w:type="dxa"/>
                    <w:vAlign w:val="center"/>
                    <w:tcPrChange w:id="889" w:author="杰" w:date="2025-08-27T17:13:32Z">
                      <w:tcPr>
                        <w:tcW w:w="567" w:type="dxa"/>
                        <w:vAlign w:val="center"/>
                        <w:tcPrChange w:id="890" w:author="杰" w:date="2025-08-27T17:13:32Z">
                          <w:tcPr>
                            <w:tcW w:w="567" w:type="dxa"/>
                            <w:vAlign w:val="center"/>
                            <w:tcPrChange w:id="891" w:author="杰" w:date="2025-08-27T17:13:32Z">
                              <w:tcPr>
                                <w:tcW w:w="567" w:type="dxa"/>
                                <w:vAlign w:val="center"/>
                              </w:tcPr>
                            </w:tcPrChange>
                          </w:tcPr>
                        </w:tcPrChange>
                      </w:tcPr>
                    </w:tcPrChange>
                  </w:tcPr>
                </w:tcPrChange>
              </w:tcPr>
            </w:tcPrChange>
          </w:tcPr>
          <w:p w14:paraId="6C8506D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9</w:t>
            </w:r>
          </w:p>
        </w:tc>
        <w:tc>
          <w:tcPr>
            <w:tcW w:w="846" w:type="dxa"/>
            <w:vAlign w:val="center"/>
            <w:tcPrChange w:id="892" w:author="杰" w:date="2025-08-27T17:13:32Z">
              <w:tcPr>
                <w:tcW w:w="846" w:type="dxa"/>
                <w:gridSpan w:val="2"/>
                <w:vAlign w:val="center"/>
                <w:tcPrChange w:id="893" w:author="杰" w:date="2025-08-27T17:13:32Z">
                  <w:tcPr>
                    <w:tcW w:w="846" w:type="dxa"/>
                    <w:vAlign w:val="center"/>
                    <w:tcPrChange w:id="894" w:author="杰" w:date="2025-08-27T17:13:32Z">
                      <w:tcPr>
                        <w:tcW w:w="846" w:type="dxa"/>
                        <w:vAlign w:val="center"/>
                        <w:tcPrChange w:id="895" w:author="杰" w:date="2025-08-27T17:13:32Z">
                          <w:tcPr>
                            <w:tcW w:w="846" w:type="dxa"/>
                            <w:vAlign w:val="center"/>
                            <w:tcPrChange w:id="896" w:author="杰" w:date="2025-08-27T17:13:32Z">
                              <w:tcPr>
                                <w:tcW w:w="846" w:type="dxa"/>
                                <w:vAlign w:val="center"/>
                              </w:tcPr>
                            </w:tcPrChange>
                          </w:tcPr>
                        </w:tcPrChange>
                      </w:tcPr>
                    </w:tcPrChange>
                  </w:tcPr>
                </w:tcPrChange>
              </w:tcPr>
            </w:tcPrChange>
          </w:tcPr>
          <w:p w14:paraId="342CE38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2CF1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9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897" w:author="杰" w:date="2025-08-27T17:13:32Z">
            <w:trPr>
              <w:gridBefore w:val="1"/>
              <w:wBefore w:w="80" w:type="dxa"/>
              <w:trHeight w:val="510" w:hRule="atLeast"/>
              <w:jc w:val="center"/>
            </w:trPr>
          </w:trPrChange>
        </w:trPr>
        <w:tc>
          <w:tcPr>
            <w:tcW w:w="1134" w:type="dxa"/>
            <w:vAlign w:val="center"/>
            <w:tcPrChange w:id="898" w:author="杰" w:date="2025-08-27T17:13:32Z">
              <w:tcPr>
                <w:tcW w:w="1134" w:type="dxa"/>
                <w:gridSpan w:val="2"/>
                <w:vAlign w:val="center"/>
                <w:tcPrChange w:id="899" w:author="杰" w:date="2025-08-27T17:13:32Z">
                  <w:tcPr>
                    <w:tcW w:w="1134" w:type="dxa"/>
                    <w:vAlign w:val="center"/>
                    <w:tcPrChange w:id="900" w:author="杰" w:date="2025-08-27T17:13:32Z">
                      <w:tcPr>
                        <w:tcW w:w="1134" w:type="dxa"/>
                        <w:vAlign w:val="center"/>
                        <w:tcPrChange w:id="901" w:author="杰" w:date="2025-08-27T17:13:32Z">
                          <w:tcPr>
                            <w:tcW w:w="1134" w:type="dxa"/>
                            <w:vAlign w:val="center"/>
                            <w:tcPrChange w:id="902" w:author="杰" w:date="2025-08-27T17:13:32Z">
                              <w:tcPr>
                                <w:tcW w:w="1134" w:type="dxa"/>
                                <w:vAlign w:val="center"/>
                              </w:tcPr>
                            </w:tcPrChange>
                          </w:tcPr>
                        </w:tcPrChange>
                      </w:tcPr>
                    </w:tcPrChange>
                  </w:tcPr>
                </w:tcPrChange>
              </w:tcPr>
            </w:tcPrChange>
          </w:tcPr>
          <w:p w14:paraId="28700534">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r>
              <w:rPr>
                <w:rFonts w:asciiTheme="minorEastAsia" w:hAnsiTheme="minorEastAsia" w:eastAsiaTheme="minorEastAsia"/>
                <w:color w:val="000000" w:themeColor="text1"/>
                <w:sz w:val="18"/>
                <w:szCs w:val="18"/>
                <w:highlight w:val="none"/>
                <w14:textFill>
                  <w14:solidFill>
                    <w14:schemeClr w14:val="tx1"/>
                  </w14:solidFill>
                </w14:textFill>
              </w:rPr>
              <w:t>423G00001</w:t>
            </w:r>
          </w:p>
        </w:tc>
        <w:tc>
          <w:tcPr>
            <w:tcW w:w="4248" w:type="dxa"/>
            <w:vAlign w:val="center"/>
            <w:tcPrChange w:id="903" w:author="杰" w:date="2025-08-27T17:13:32Z">
              <w:tcPr>
                <w:tcW w:w="4248" w:type="dxa"/>
                <w:gridSpan w:val="2"/>
                <w:vAlign w:val="center"/>
                <w:tcPrChange w:id="904" w:author="杰" w:date="2025-08-27T17:13:32Z">
                  <w:tcPr>
                    <w:tcW w:w="4248" w:type="dxa"/>
                    <w:vAlign w:val="center"/>
                    <w:tcPrChange w:id="905" w:author="杰" w:date="2025-08-27T17:13:32Z">
                      <w:tcPr>
                        <w:tcW w:w="4248" w:type="dxa"/>
                        <w:vAlign w:val="center"/>
                        <w:tcPrChange w:id="906" w:author="杰" w:date="2025-08-27T17:13:32Z">
                          <w:tcPr>
                            <w:tcW w:w="4248" w:type="dxa"/>
                            <w:vAlign w:val="center"/>
                            <w:tcPrChange w:id="907" w:author="杰" w:date="2025-08-27T17:13:32Z">
                              <w:tcPr>
                                <w:tcW w:w="4248" w:type="dxa"/>
                                <w:vAlign w:val="center"/>
                              </w:tcPr>
                            </w:tcPrChange>
                          </w:tcPr>
                        </w:tcPrChange>
                      </w:tcPr>
                    </w:tcPrChange>
                  </w:tcPr>
                </w:tcPrChange>
              </w:tcPr>
            </w:tcPrChange>
          </w:tcPr>
          <w:p w14:paraId="71DEBFF4">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大学生职业生涯规划</w:t>
            </w:r>
          </w:p>
          <w:p w14:paraId="5AF2C1DA">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Career Planning for</w:t>
            </w:r>
            <w:r>
              <w:rPr>
                <w:rFonts w:ascii="宋体" w:hAnsi="宋体"/>
                <w:color w:val="000000" w:themeColor="text1"/>
                <w:sz w:val="18"/>
                <w:szCs w:val="18"/>
                <w:highlight w:val="none"/>
                <w14:textFill>
                  <w14:solidFill>
                    <w14:schemeClr w14:val="tx1"/>
                  </w14:solidFill>
                </w14:textFill>
              </w:rPr>
              <w:t xml:space="preserve"> College </w:t>
            </w:r>
            <w:r>
              <w:rPr>
                <w:rFonts w:hint="eastAsia" w:ascii="宋体" w:hAnsi="宋体"/>
                <w:color w:val="000000" w:themeColor="text1"/>
                <w:sz w:val="18"/>
                <w:szCs w:val="18"/>
                <w:highlight w:val="none"/>
                <w14:textFill>
                  <w14:solidFill>
                    <w14:schemeClr w14:val="tx1"/>
                  </w14:solidFill>
                </w14:textFill>
              </w:rPr>
              <w:t>Student</w:t>
            </w:r>
            <w:r>
              <w:rPr>
                <w:rFonts w:ascii="宋体" w:hAnsi="宋体"/>
                <w:color w:val="000000" w:themeColor="text1"/>
                <w:sz w:val="18"/>
                <w:szCs w:val="18"/>
                <w:highlight w:val="none"/>
                <w14:textFill>
                  <w14:solidFill>
                    <w14:schemeClr w14:val="tx1"/>
                  </w14:solidFill>
                </w14:textFill>
              </w:rPr>
              <w:t>s</w:t>
            </w:r>
          </w:p>
        </w:tc>
        <w:tc>
          <w:tcPr>
            <w:tcW w:w="645" w:type="dxa"/>
            <w:vAlign w:val="center"/>
            <w:tcPrChange w:id="908" w:author="杰" w:date="2025-08-27T17:13:32Z">
              <w:tcPr>
                <w:tcW w:w="645" w:type="dxa"/>
                <w:gridSpan w:val="2"/>
                <w:vAlign w:val="center"/>
                <w:tcPrChange w:id="909" w:author="杰" w:date="2025-08-27T17:13:32Z">
                  <w:tcPr>
                    <w:tcW w:w="645" w:type="dxa"/>
                    <w:vAlign w:val="center"/>
                    <w:tcPrChange w:id="910" w:author="杰" w:date="2025-08-27T17:13:32Z">
                      <w:tcPr>
                        <w:tcW w:w="645" w:type="dxa"/>
                        <w:vAlign w:val="center"/>
                        <w:tcPrChange w:id="911" w:author="杰" w:date="2025-08-27T17:13:32Z">
                          <w:tcPr>
                            <w:tcW w:w="645" w:type="dxa"/>
                            <w:vAlign w:val="center"/>
                            <w:tcPrChange w:id="912" w:author="杰" w:date="2025-08-27T17:13:32Z">
                              <w:tcPr>
                                <w:tcW w:w="645" w:type="dxa"/>
                                <w:vAlign w:val="center"/>
                              </w:tcPr>
                            </w:tcPrChange>
                          </w:tcPr>
                        </w:tcPrChange>
                      </w:tcPr>
                    </w:tcPrChange>
                  </w:tcPr>
                </w:tcPrChange>
              </w:tcPr>
            </w:tcPrChange>
          </w:tcPr>
          <w:p w14:paraId="225AA53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913" w:author="杰" w:date="2025-08-27T17:13:32Z">
              <w:tcPr>
                <w:tcW w:w="490" w:type="dxa"/>
                <w:gridSpan w:val="2"/>
                <w:vAlign w:val="center"/>
                <w:tcPrChange w:id="914" w:author="杰" w:date="2025-08-27T17:13:32Z">
                  <w:tcPr>
                    <w:tcW w:w="490" w:type="dxa"/>
                    <w:vAlign w:val="center"/>
                    <w:tcPrChange w:id="915" w:author="杰" w:date="2025-08-27T17:13:32Z">
                      <w:tcPr>
                        <w:tcW w:w="490" w:type="dxa"/>
                        <w:vAlign w:val="center"/>
                        <w:tcPrChange w:id="916" w:author="杰" w:date="2025-08-27T17:13:32Z">
                          <w:tcPr>
                            <w:tcW w:w="490" w:type="dxa"/>
                            <w:vAlign w:val="center"/>
                            <w:tcPrChange w:id="917" w:author="杰" w:date="2025-08-27T17:13:32Z">
                              <w:tcPr>
                                <w:tcW w:w="490" w:type="dxa"/>
                                <w:vAlign w:val="center"/>
                              </w:tcPr>
                            </w:tcPrChange>
                          </w:tcPr>
                        </w:tcPrChange>
                      </w:tcPr>
                    </w:tcPrChange>
                  </w:tcPr>
                </w:tcPrChange>
              </w:tcPr>
            </w:tcPrChange>
          </w:tcPr>
          <w:p w14:paraId="2577EA48">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918" w:author="杰" w:date="2025-08-27T17:13:32Z">
              <w:tcPr>
                <w:tcW w:w="567" w:type="dxa"/>
                <w:gridSpan w:val="2"/>
                <w:vAlign w:val="center"/>
                <w:tcPrChange w:id="919" w:author="杰" w:date="2025-08-27T17:13:32Z">
                  <w:tcPr>
                    <w:tcW w:w="567" w:type="dxa"/>
                    <w:vAlign w:val="center"/>
                    <w:tcPrChange w:id="920" w:author="杰" w:date="2025-08-27T17:13:32Z">
                      <w:tcPr>
                        <w:tcW w:w="567" w:type="dxa"/>
                        <w:vAlign w:val="center"/>
                        <w:tcPrChange w:id="921" w:author="杰" w:date="2025-08-27T17:13:32Z">
                          <w:tcPr>
                            <w:tcW w:w="567" w:type="dxa"/>
                            <w:vAlign w:val="center"/>
                            <w:tcPrChange w:id="922" w:author="杰" w:date="2025-08-27T17:13:32Z">
                              <w:tcPr>
                                <w:tcW w:w="567" w:type="dxa"/>
                                <w:vAlign w:val="center"/>
                              </w:tcPr>
                            </w:tcPrChange>
                          </w:tcPr>
                        </w:tcPrChange>
                      </w:tcPr>
                    </w:tcPrChange>
                  </w:tcPr>
                </w:tcPrChange>
              </w:tcPr>
            </w:tcPrChange>
          </w:tcPr>
          <w:p w14:paraId="3DF151F8">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2</w:t>
            </w:r>
            <w:r>
              <w:rPr>
                <w:rFonts w:hint="eastAsia" w:asciiTheme="minorEastAsia" w:hAnsiTheme="minorEastAsia" w:eastAsiaTheme="minorEastAsia"/>
                <w:color w:val="000000" w:themeColor="text1"/>
                <w:sz w:val="18"/>
                <w:szCs w:val="18"/>
                <w:highlight w:val="none"/>
                <w14:textFill>
                  <w14:solidFill>
                    <w14:schemeClr w14:val="tx1"/>
                  </w14:solidFill>
                </w14:textFill>
              </w:rPr>
              <w:t>周</w:t>
            </w:r>
          </w:p>
        </w:tc>
        <w:tc>
          <w:tcPr>
            <w:tcW w:w="567" w:type="dxa"/>
            <w:vAlign w:val="center"/>
            <w:tcPrChange w:id="923" w:author="杰" w:date="2025-08-27T17:13:32Z">
              <w:tcPr>
                <w:tcW w:w="567" w:type="dxa"/>
                <w:gridSpan w:val="2"/>
                <w:vAlign w:val="center"/>
                <w:tcPrChange w:id="924" w:author="杰" w:date="2025-08-27T17:13:32Z">
                  <w:tcPr>
                    <w:tcW w:w="567" w:type="dxa"/>
                    <w:vAlign w:val="center"/>
                    <w:tcPrChange w:id="925" w:author="杰" w:date="2025-08-27T17:13:32Z">
                      <w:tcPr>
                        <w:tcW w:w="567" w:type="dxa"/>
                        <w:vAlign w:val="center"/>
                        <w:tcPrChange w:id="926" w:author="杰" w:date="2025-08-27T17:13:32Z">
                          <w:tcPr>
                            <w:tcW w:w="567" w:type="dxa"/>
                            <w:vAlign w:val="center"/>
                            <w:tcPrChange w:id="927" w:author="杰" w:date="2025-08-27T17:13:32Z">
                              <w:tcPr>
                                <w:tcW w:w="567" w:type="dxa"/>
                                <w:vAlign w:val="center"/>
                              </w:tcPr>
                            </w:tcPrChange>
                          </w:tcPr>
                        </w:tcPrChange>
                      </w:tcPr>
                    </w:tcPrChange>
                  </w:tcPr>
                </w:tcPrChange>
              </w:tcPr>
            </w:tcPrChange>
          </w:tcPr>
          <w:p w14:paraId="762E4D0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928" w:author="杰" w:date="2025-08-27T17:13:32Z">
              <w:tcPr>
                <w:tcW w:w="567" w:type="dxa"/>
                <w:gridSpan w:val="2"/>
                <w:vAlign w:val="center"/>
                <w:tcPrChange w:id="929" w:author="杰" w:date="2025-08-27T17:13:32Z">
                  <w:tcPr>
                    <w:tcW w:w="567" w:type="dxa"/>
                    <w:vAlign w:val="center"/>
                    <w:tcPrChange w:id="930" w:author="杰" w:date="2025-08-27T17:13:32Z">
                      <w:tcPr>
                        <w:tcW w:w="567" w:type="dxa"/>
                        <w:vAlign w:val="center"/>
                        <w:tcPrChange w:id="931" w:author="杰" w:date="2025-08-27T17:13:32Z">
                          <w:tcPr>
                            <w:tcW w:w="567" w:type="dxa"/>
                            <w:vAlign w:val="center"/>
                            <w:tcPrChange w:id="932" w:author="杰" w:date="2025-08-27T17:13:32Z">
                              <w:tcPr>
                                <w:tcW w:w="567" w:type="dxa"/>
                                <w:vAlign w:val="center"/>
                              </w:tcPr>
                            </w:tcPrChange>
                          </w:tcPr>
                        </w:tcPrChange>
                      </w:tcPr>
                    </w:tcPrChange>
                  </w:tcPr>
                </w:tcPrChange>
              </w:tcPr>
            </w:tcPrChange>
          </w:tcPr>
          <w:p w14:paraId="29773DD0">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2</w:t>
            </w:r>
            <w:r>
              <w:rPr>
                <w:rFonts w:hint="eastAsia" w:asciiTheme="minorEastAsia" w:hAnsiTheme="minorEastAsia" w:eastAsiaTheme="minorEastAsia"/>
                <w:color w:val="000000" w:themeColor="text1"/>
                <w:sz w:val="18"/>
                <w:szCs w:val="18"/>
                <w:highlight w:val="none"/>
                <w14:textFill>
                  <w14:solidFill>
                    <w14:schemeClr w14:val="tx1"/>
                  </w14:solidFill>
                </w14:textFill>
              </w:rPr>
              <w:t>周</w:t>
            </w:r>
          </w:p>
        </w:tc>
        <w:tc>
          <w:tcPr>
            <w:tcW w:w="846" w:type="dxa"/>
            <w:vAlign w:val="center"/>
            <w:tcPrChange w:id="933" w:author="杰" w:date="2025-08-27T17:13:32Z">
              <w:tcPr>
                <w:tcW w:w="846" w:type="dxa"/>
                <w:gridSpan w:val="2"/>
                <w:vAlign w:val="center"/>
                <w:tcPrChange w:id="934" w:author="杰" w:date="2025-08-27T17:13:32Z">
                  <w:tcPr>
                    <w:tcW w:w="846" w:type="dxa"/>
                    <w:vAlign w:val="center"/>
                    <w:tcPrChange w:id="935" w:author="杰" w:date="2025-08-27T17:13:32Z">
                      <w:tcPr>
                        <w:tcW w:w="846" w:type="dxa"/>
                        <w:vAlign w:val="center"/>
                        <w:tcPrChange w:id="936" w:author="杰" w:date="2025-08-27T17:13:32Z">
                          <w:tcPr>
                            <w:tcW w:w="846" w:type="dxa"/>
                            <w:vAlign w:val="center"/>
                            <w:tcPrChange w:id="937" w:author="杰" w:date="2025-08-27T17:13:32Z">
                              <w:tcPr>
                                <w:tcW w:w="846" w:type="dxa"/>
                                <w:vAlign w:val="center"/>
                              </w:tcPr>
                            </w:tcPrChange>
                          </w:tcPr>
                        </w:tcPrChange>
                      </w:tcPr>
                    </w:tcPrChange>
                  </w:tcPr>
                </w:tcPrChange>
              </w:tcPr>
            </w:tcPrChange>
          </w:tcPr>
          <w:p w14:paraId="671E468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6661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38"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938" w:author="杰" w:date="2025-08-27T17:13:32Z">
            <w:trPr>
              <w:gridBefore w:val="1"/>
              <w:wBefore w:w="80" w:type="dxa"/>
              <w:trHeight w:val="510" w:hRule="atLeast"/>
              <w:jc w:val="center"/>
            </w:trPr>
          </w:trPrChange>
        </w:trPr>
        <w:tc>
          <w:tcPr>
            <w:tcW w:w="1134" w:type="dxa"/>
            <w:vAlign w:val="center"/>
            <w:tcPrChange w:id="939" w:author="杰" w:date="2025-08-27T17:13:32Z">
              <w:tcPr>
                <w:tcW w:w="1134" w:type="dxa"/>
                <w:gridSpan w:val="2"/>
                <w:vAlign w:val="center"/>
                <w:tcPrChange w:id="940" w:author="杰" w:date="2025-08-27T17:13:32Z">
                  <w:tcPr>
                    <w:tcW w:w="1134" w:type="dxa"/>
                    <w:vAlign w:val="center"/>
                    <w:tcPrChange w:id="941" w:author="杰" w:date="2025-08-27T17:13:32Z">
                      <w:tcPr>
                        <w:tcW w:w="1134" w:type="dxa"/>
                        <w:vAlign w:val="center"/>
                        <w:tcPrChange w:id="942" w:author="杰" w:date="2025-08-27T17:13:32Z">
                          <w:tcPr>
                            <w:tcW w:w="1134" w:type="dxa"/>
                            <w:vAlign w:val="center"/>
                            <w:tcPrChange w:id="943" w:author="杰" w:date="2025-08-27T17:13:32Z">
                              <w:tcPr>
                                <w:tcW w:w="1134" w:type="dxa"/>
                                <w:vAlign w:val="center"/>
                              </w:tcPr>
                            </w:tcPrChange>
                          </w:tcPr>
                        </w:tcPrChange>
                      </w:tcPr>
                    </w:tcPrChange>
                  </w:tcPr>
                </w:tcPrChange>
              </w:tcPr>
            </w:tcPrChange>
          </w:tcPr>
          <w:p w14:paraId="64BB7D58">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r>
              <w:rPr>
                <w:rFonts w:asciiTheme="minorEastAsia" w:hAnsiTheme="minorEastAsia" w:eastAsiaTheme="minorEastAsia"/>
                <w:color w:val="000000" w:themeColor="text1"/>
                <w:sz w:val="18"/>
                <w:szCs w:val="18"/>
                <w:highlight w:val="none"/>
                <w14:textFill>
                  <w14:solidFill>
                    <w14:schemeClr w14:val="tx1"/>
                  </w14:solidFill>
                </w14:textFill>
              </w:rPr>
              <w:t>423G00002</w:t>
            </w:r>
          </w:p>
        </w:tc>
        <w:tc>
          <w:tcPr>
            <w:tcW w:w="4248" w:type="dxa"/>
            <w:vAlign w:val="center"/>
            <w:tcPrChange w:id="944" w:author="杰" w:date="2025-08-27T17:13:32Z">
              <w:tcPr>
                <w:tcW w:w="4248" w:type="dxa"/>
                <w:gridSpan w:val="2"/>
                <w:vAlign w:val="center"/>
                <w:tcPrChange w:id="945" w:author="杰" w:date="2025-08-27T17:13:32Z">
                  <w:tcPr>
                    <w:tcW w:w="4248" w:type="dxa"/>
                    <w:vAlign w:val="center"/>
                    <w:tcPrChange w:id="946" w:author="杰" w:date="2025-08-27T17:13:32Z">
                      <w:tcPr>
                        <w:tcW w:w="4248" w:type="dxa"/>
                        <w:vAlign w:val="center"/>
                        <w:tcPrChange w:id="947" w:author="杰" w:date="2025-08-27T17:13:32Z">
                          <w:tcPr>
                            <w:tcW w:w="4248" w:type="dxa"/>
                            <w:vAlign w:val="center"/>
                            <w:tcPrChange w:id="948" w:author="杰" w:date="2025-08-27T17:13:32Z">
                              <w:tcPr>
                                <w:tcW w:w="4248" w:type="dxa"/>
                                <w:vAlign w:val="center"/>
                              </w:tcPr>
                            </w:tcPrChange>
                          </w:tcPr>
                        </w:tcPrChange>
                      </w:tcPr>
                    </w:tcPrChange>
                  </w:tcPr>
                </w:tcPrChange>
              </w:tcPr>
            </w:tcPrChange>
          </w:tcPr>
          <w:p w14:paraId="13D47066">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创业基础</w:t>
            </w:r>
          </w:p>
          <w:p w14:paraId="2E08AE3E">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Entrepreneurship Foundation</w:t>
            </w:r>
          </w:p>
        </w:tc>
        <w:tc>
          <w:tcPr>
            <w:tcW w:w="645" w:type="dxa"/>
            <w:vAlign w:val="center"/>
            <w:tcPrChange w:id="949" w:author="杰" w:date="2025-08-27T17:13:32Z">
              <w:tcPr>
                <w:tcW w:w="645" w:type="dxa"/>
                <w:gridSpan w:val="2"/>
                <w:vAlign w:val="center"/>
                <w:tcPrChange w:id="950" w:author="杰" w:date="2025-08-27T17:13:32Z">
                  <w:tcPr>
                    <w:tcW w:w="645" w:type="dxa"/>
                    <w:vAlign w:val="center"/>
                    <w:tcPrChange w:id="951" w:author="杰" w:date="2025-08-27T17:13:32Z">
                      <w:tcPr>
                        <w:tcW w:w="645" w:type="dxa"/>
                        <w:vAlign w:val="center"/>
                        <w:tcPrChange w:id="952" w:author="杰" w:date="2025-08-27T17:13:32Z">
                          <w:tcPr>
                            <w:tcW w:w="645" w:type="dxa"/>
                            <w:vAlign w:val="center"/>
                            <w:tcPrChange w:id="953" w:author="杰" w:date="2025-08-27T17:13:32Z">
                              <w:tcPr>
                                <w:tcW w:w="645" w:type="dxa"/>
                                <w:vAlign w:val="center"/>
                              </w:tcPr>
                            </w:tcPrChange>
                          </w:tcPr>
                        </w:tcPrChange>
                      </w:tcPr>
                    </w:tcPrChange>
                  </w:tcPr>
                </w:tcPrChange>
              </w:tcPr>
            </w:tcPrChange>
          </w:tcPr>
          <w:p w14:paraId="681D2A0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954" w:author="杰" w:date="2025-08-27T17:13:32Z">
              <w:tcPr>
                <w:tcW w:w="490" w:type="dxa"/>
                <w:gridSpan w:val="2"/>
                <w:vAlign w:val="center"/>
                <w:tcPrChange w:id="955" w:author="杰" w:date="2025-08-27T17:13:32Z">
                  <w:tcPr>
                    <w:tcW w:w="490" w:type="dxa"/>
                    <w:vAlign w:val="center"/>
                    <w:tcPrChange w:id="956" w:author="杰" w:date="2025-08-27T17:13:32Z">
                      <w:tcPr>
                        <w:tcW w:w="490" w:type="dxa"/>
                        <w:vAlign w:val="center"/>
                        <w:tcPrChange w:id="957" w:author="杰" w:date="2025-08-27T17:13:32Z">
                          <w:tcPr>
                            <w:tcW w:w="490" w:type="dxa"/>
                            <w:vAlign w:val="center"/>
                            <w:tcPrChange w:id="958" w:author="杰" w:date="2025-08-27T17:13:32Z">
                              <w:tcPr>
                                <w:tcW w:w="490" w:type="dxa"/>
                                <w:vAlign w:val="center"/>
                              </w:tcPr>
                            </w:tcPrChange>
                          </w:tcPr>
                        </w:tcPrChange>
                      </w:tcPr>
                    </w:tcPrChange>
                  </w:tcPr>
                </w:tcPrChange>
              </w:tcPr>
            </w:tcPrChange>
          </w:tcPr>
          <w:p w14:paraId="168B171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959" w:author="杰" w:date="2025-08-27T17:13:32Z">
              <w:tcPr>
                <w:tcW w:w="567" w:type="dxa"/>
                <w:gridSpan w:val="2"/>
                <w:vAlign w:val="center"/>
                <w:tcPrChange w:id="960" w:author="杰" w:date="2025-08-27T17:13:32Z">
                  <w:tcPr>
                    <w:tcW w:w="567" w:type="dxa"/>
                    <w:vAlign w:val="center"/>
                    <w:tcPrChange w:id="961" w:author="杰" w:date="2025-08-27T17:13:32Z">
                      <w:tcPr>
                        <w:tcW w:w="567" w:type="dxa"/>
                        <w:vAlign w:val="center"/>
                        <w:tcPrChange w:id="962" w:author="杰" w:date="2025-08-27T17:13:32Z">
                          <w:tcPr>
                            <w:tcW w:w="567" w:type="dxa"/>
                            <w:vAlign w:val="center"/>
                            <w:tcPrChange w:id="963" w:author="杰" w:date="2025-08-27T17:13:32Z">
                              <w:tcPr>
                                <w:tcW w:w="567" w:type="dxa"/>
                                <w:vAlign w:val="center"/>
                              </w:tcPr>
                            </w:tcPrChange>
                          </w:tcPr>
                        </w:tcPrChange>
                      </w:tcPr>
                    </w:tcPrChange>
                  </w:tcPr>
                </w:tcPrChange>
              </w:tcPr>
            </w:tcPrChange>
          </w:tcPr>
          <w:p w14:paraId="5D08EF87">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567" w:type="dxa"/>
            <w:vAlign w:val="center"/>
            <w:tcPrChange w:id="964" w:author="杰" w:date="2025-08-27T17:13:32Z">
              <w:tcPr>
                <w:tcW w:w="567" w:type="dxa"/>
                <w:gridSpan w:val="2"/>
                <w:vAlign w:val="center"/>
                <w:tcPrChange w:id="965" w:author="杰" w:date="2025-08-27T17:13:32Z">
                  <w:tcPr>
                    <w:tcW w:w="567" w:type="dxa"/>
                    <w:vAlign w:val="center"/>
                    <w:tcPrChange w:id="966" w:author="杰" w:date="2025-08-27T17:13:32Z">
                      <w:tcPr>
                        <w:tcW w:w="567" w:type="dxa"/>
                        <w:vAlign w:val="center"/>
                        <w:tcPrChange w:id="967" w:author="杰" w:date="2025-08-27T17:13:32Z">
                          <w:tcPr>
                            <w:tcW w:w="567" w:type="dxa"/>
                            <w:vAlign w:val="center"/>
                            <w:tcPrChange w:id="968" w:author="杰" w:date="2025-08-27T17:13:32Z">
                              <w:tcPr>
                                <w:tcW w:w="567" w:type="dxa"/>
                                <w:vAlign w:val="center"/>
                              </w:tcPr>
                            </w:tcPrChange>
                          </w:tcPr>
                        </w:tcPrChange>
                      </w:tcPr>
                    </w:tcPrChange>
                  </w:tcPr>
                </w:tcPrChange>
              </w:tcPr>
            </w:tcPrChange>
          </w:tcPr>
          <w:p w14:paraId="334AEDA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969" w:author="杰" w:date="2025-08-27T17:13:32Z">
              <w:tcPr>
                <w:tcW w:w="567" w:type="dxa"/>
                <w:gridSpan w:val="2"/>
                <w:vAlign w:val="center"/>
                <w:tcPrChange w:id="970" w:author="杰" w:date="2025-08-27T17:13:32Z">
                  <w:tcPr>
                    <w:tcW w:w="567" w:type="dxa"/>
                    <w:vAlign w:val="center"/>
                    <w:tcPrChange w:id="971" w:author="杰" w:date="2025-08-27T17:13:32Z">
                      <w:tcPr>
                        <w:tcW w:w="567" w:type="dxa"/>
                        <w:vAlign w:val="center"/>
                        <w:tcPrChange w:id="972" w:author="杰" w:date="2025-08-27T17:13:32Z">
                          <w:tcPr>
                            <w:tcW w:w="567" w:type="dxa"/>
                            <w:vAlign w:val="center"/>
                            <w:tcPrChange w:id="973" w:author="杰" w:date="2025-08-27T17:13:32Z">
                              <w:tcPr>
                                <w:tcW w:w="567" w:type="dxa"/>
                                <w:vAlign w:val="center"/>
                              </w:tcPr>
                            </w:tcPrChange>
                          </w:tcPr>
                        </w:tcPrChange>
                      </w:tcPr>
                    </w:tcPrChange>
                  </w:tcPr>
                </w:tcPrChange>
              </w:tcPr>
            </w:tcPrChange>
          </w:tcPr>
          <w:p w14:paraId="4485C26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846" w:type="dxa"/>
            <w:vAlign w:val="center"/>
            <w:tcPrChange w:id="974" w:author="杰" w:date="2025-08-27T17:13:32Z">
              <w:tcPr>
                <w:tcW w:w="846" w:type="dxa"/>
                <w:gridSpan w:val="2"/>
                <w:vAlign w:val="center"/>
                <w:tcPrChange w:id="975" w:author="杰" w:date="2025-08-27T17:13:32Z">
                  <w:tcPr>
                    <w:tcW w:w="846" w:type="dxa"/>
                    <w:vAlign w:val="center"/>
                    <w:tcPrChange w:id="976" w:author="杰" w:date="2025-08-27T17:13:32Z">
                      <w:tcPr>
                        <w:tcW w:w="846" w:type="dxa"/>
                        <w:vAlign w:val="center"/>
                        <w:tcPrChange w:id="977" w:author="杰" w:date="2025-08-27T17:13:32Z">
                          <w:tcPr>
                            <w:tcW w:w="846" w:type="dxa"/>
                            <w:vAlign w:val="center"/>
                            <w:tcPrChange w:id="978" w:author="杰" w:date="2025-08-27T17:13:32Z">
                              <w:tcPr>
                                <w:tcW w:w="846" w:type="dxa"/>
                                <w:vAlign w:val="center"/>
                              </w:tcPr>
                            </w:tcPrChange>
                          </w:tcPr>
                        </w:tcPrChange>
                      </w:tcPr>
                    </w:tcPrChange>
                  </w:tcPr>
                </w:tcPrChange>
              </w:tcPr>
            </w:tcPrChange>
          </w:tcPr>
          <w:p w14:paraId="4131901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0AB2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79"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979" w:author="杰" w:date="2025-08-27T17:13:32Z">
            <w:trPr>
              <w:gridBefore w:val="1"/>
              <w:wBefore w:w="80" w:type="dxa"/>
              <w:trHeight w:val="510" w:hRule="atLeast"/>
              <w:jc w:val="center"/>
            </w:trPr>
          </w:trPrChange>
        </w:trPr>
        <w:tc>
          <w:tcPr>
            <w:tcW w:w="1134" w:type="dxa"/>
            <w:vAlign w:val="center"/>
            <w:tcPrChange w:id="980" w:author="杰" w:date="2025-08-27T17:13:32Z">
              <w:tcPr>
                <w:tcW w:w="1134" w:type="dxa"/>
                <w:gridSpan w:val="2"/>
                <w:vAlign w:val="center"/>
                <w:tcPrChange w:id="981" w:author="杰" w:date="2025-08-27T17:13:32Z">
                  <w:tcPr>
                    <w:tcW w:w="1134" w:type="dxa"/>
                    <w:vAlign w:val="center"/>
                    <w:tcPrChange w:id="982" w:author="杰" w:date="2025-08-27T17:13:32Z">
                      <w:tcPr>
                        <w:tcW w:w="1134" w:type="dxa"/>
                        <w:vAlign w:val="center"/>
                        <w:tcPrChange w:id="983" w:author="杰" w:date="2025-08-27T17:13:32Z">
                          <w:tcPr>
                            <w:tcW w:w="1134" w:type="dxa"/>
                            <w:vAlign w:val="center"/>
                            <w:tcPrChange w:id="984" w:author="杰" w:date="2025-08-27T17:13:32Z">
                              <w:tcPr>
                                <w:tcW w:w="1134" w:type="dxa"/>
                                <w:vAlign w:val="center"/>
                              </w:tcPr>
                            </w:tcPrChange>
                          </w:tcPr>
                        </w:tcPrChange>
                      </w:tcPr>
                    </w:tcPrChange>
                  </w:tcPr>
                </w:tcPrChange>
              </w:tcPr>
            </w:tcPrChange>
          </w:tcPr>
          <w:p w14:paraId="0D952EE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w:t>
            </w:r>
            <w:r>
              <w:rPr>
                <w:rFonts w:asciiTheme="minorEastAsia" w:hAnsiTheme="minorEastAsia" w:eastAsiaTheme="minorEastAsia"/>
                <w:color w:val="000000" w:themeColor="text1"/>
                <w:sz w:val="18"/>
                <w:szCs w:val="18"/>
                <w:highlight w:val="none"/>
                <w14:textFill>
                  <w14:solidFill>
                    <w14:schemeClr w14:val="tx1"/>
                  </w14:solidFill>
                </w14:textFill>
              </w:rPr>
              <w:t>RY00</w:t>
            </w: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4248" w:type="dxa"/>
            <w:vAlign w:val="center"/>
            <w:tcPrChange w:id="985" w:author="杰" w:date="2025-08-27T17:13:32Z">
              <w:tcPr>
                <w:tcW w:w="4248" w:type="dxa"/>
                <w:gridSpan w:val="2"/>
                <w:vAlign w:val="center"/>
                <w:tcPrChange w:id="986" w:author="杰" w:date="2025-08-27T17:13:32Z">
                  <w:tcPr>
                    <w:tcW w:w="4248" w:type="dxa"/>
                    <w:vAlign w:val="center"/>
                    <w:tcPrChange w:id="987" w:author="杰" w:date="2025-08-27T17:13:32Z">
                      <w:tcPr>
                        <w:tcW w:w="4248" w:type="dxa"/>
                        <w:vAlign w:val="center"/>
                        <w:tcPrChange w:id="988" w:author="杰" w:date="2025-08-27T17:13:32Z">
                          <w:tcPr>
                            <w:tcW w:w="4248" w:type="dxa"/>
                            <w:vAlign w:val="center"/>
                            <w:tcPrChange w:id="989" w:author="杰" w:date="2025-08-27T17:13:32Z">
                              <w:tcPr>
                                <w:tcW w:w="4248" w:type="dxa"/>
                                <w:vAlign w:val="center"/>
                              </w:tcPr>
                            </w:tcPrChange>
                          </w:tcPr>
                        </w:tcPrChange>
                      </w:tcPr>
                    </w:tcPrChange>
                  </w:tcPr>
                </w:tcPrChange>
              </w:tcPr>
            </w:tcPrChange>
          </w:tcPr>
          <w:p w14:paraId="2B7C926A">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艺术导论</w:t>
            </w:r>
          </w:p>
          <w:p w14:paraId="42AB2240">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Introduction to Art</w:t>
            </w:r>
          </w:p>
        </w:tc>
        <w:tc>
          <w:tcPr>
            <w:tcW w:w="645" w:type="dxa"/>
            <w:vAlign w:val="center"/>
            <w:tcPrChange w:id="990" w:author="杰" w:date="2025-08-27T17:13:32Z">
              <w:tcPr>
                <w:tcW w:w="645" w:type="dxa"/>
                <w:gridSpan w:val="2"/>
                <w:vAlign w:val="center"/>
                <w:tcPrChange w:id="991" w:author="杰" w:date="2025-08-27T17:13:32Z">
                  <w:tcPr>
                    <w:tcW w:w="645" w:type="dxa"/>
                    <w:vAlign w:val="center"/>
                    <w:tcPrChange w:id="992" w:author="杰" w:date="2025-08-27T17:13:32Z">
                      <w:tcPr>
                        <w:tcW w:w="645" w:type="dxa"/>
                        <w:vAlign w:val="center"/>
                        <w:tcPrChange w:id="993" w:author="杰" w:date="2025-08-27T17:13:32Z">
                          <w:tcPr>
                            <w:tcW w:w="645" w:type="dxa"/>
                            <w:vAlign w:val="center"/>
                            <w:tcPrChange w:id="994" w:author="杰" w:date="2025-08-27T17:13:32Z">
                              <w:tcPr>
                                <w:tcW w:w="645" w:type="dxa"/>
                                <w:vAlign w:val="center"/>
                              </w:tcPr>
                            </w:tcPrChange>
                          </w:tcPr>
                        </w:tcPrChange>
                      </w:tcPr>
                    </w:tcPrChange>
                  </w:tcPr>
                </w:tcPrChange>
              </w:tcPr>
            </w:tcPrChange>
          </w:tcPr>
          <w:p w14:paraId="1B8579A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995" w:author="杰" w:date="2025-08-27T17:13:32Z">
              <w:tcPr>
                <w:tcW w:w="490" w:type="dxa"/>
                <w:gridSpan w:val="2"/>
                <w:vAlign w:val="center"/>
                <w:tcPrChange w:id="996" w:author="杰" w:date="2025-08-27T17:13:32Z">
                  <w:tcPr>
                    <w:tcW w:w="490" w:type="dxa"/>
                    <w:vAlign w:val="center"/>
                    <w:tcPrChange w:id="997" w:author="杰" w:date="2025-08-27T17:13:32Z">
                      <w:tcPr>
                        <w:tcW w:w="490" w:type="dxa"/>
                        <w:vAlign w:val="center"/>
                        <w:tcPrChange w:id="998" w:author="杰" w:date="2025-08-27T17:13:32Z">
                          <w:tcPr>
                            <w:tcW w:w="490" w:type="dxa"/>
                            <w:vAlign w:val="center"/>
                            <w:tcPrChange w:id="999" w:author="杰" w:date="2025-08-27T17:13:32Z">
                              <w:tcPr>
                                <w:tcW w:w="490" w:type="dxa"/>
                                <w:vAlign w:val="center"/>
                              </w:tcPr>
                            </w:tcPrChange>
                          </w:tcPr>
                        </w:tcPrChange>
                      </w:tcPr>
                    </w:tcPrChange>
                  </w:tcPr>
                </w:tcPrChange>
              </w:tcPr>
            </w:tcPrChange>
          </w:tcPr>
          <w:p w14:paraId="231E64D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000" w:author="杰" w:date="2025-08-27T17:13:32Z">
              <w:tcPr>
                <w:tcW w:w="567" w:type="dxa"/>
                <w:gridSpan w:val="2"/>
                <w:vAlign w:val="center"/>
                <w:tcPrChange w:id="1001" w:author="杰" w:date="2025-08-27T17:13:32Z">
                  <w:tcPr>
                    <w:tcW w:w="567" w:type="dxa"/>
                    <w:vAlign w:val="center"/>
                    <w:tcPrChange w:id="1002" w:author="杰" w:date="2025-08-27T17:13:32Z">
                      <w:tcPr>
                        <w:tcW w:w="567" w:type="dxa"/>
                        <w:vAlign w:val="center"/>
                        <w:tcPrChange w:id="1003" w:author="杰" w:date="2025-08-27T17:13:32Z">
                          <w:tcPr>
                            <w:tcW w:w="567" w:type="dxa"/>
                            <w:vAlign w:val="center"/>
                            <w:tcPrChange w:id="1004" w:author="杰" w:date="2025-08-27T17:13:32Z">
                              <w:tcPr>
                                <w:tcW w:w="567" w:type="dxa"/>
                                <w:vAlign w:val="center"/>
                              </w:tcPr>
                            </w:tcPrChange>
                          </w:tcPr>
                        </w:tcPrChange>
                      </w:tcPr>
                    </w:tcPrChange>
                  </w:tcPr>
                </w:tcPrChange>
              </w:tcPr>
            </w:tcPrChange>
          </w:tcPr>
          <w:p w14:paraId="131971C0">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005" w:author="杰" w:date="2025-08-27T17:13:32Z">
              <w:tcPr>
                <w:tcW w:w="567" w:type="dxa"/>
                <w:gridSpan w:val="2"/>
                <w:vAlign w:val="center"/>
                <w:tcPrChange w:id="1006" w:author="杰" w:date="2025-08-27T17:13:32Z">
                  <w:tcPr>
                    <w:tcW w:w="567" w:type="dxa"/>
                    <w:vAlign w:val="center"/>
                    <w:tcPrChange w:id="1007" w:author="杰" w:date="2025-08-27T17:13:32Z">
                      <w:tcPr>
                        <w:tcW w:w="567" w:type="dxa"/>
                        <w:vAlign w:val="center"/>
                        <w:tcPrChange w:id="1008" w:author="杰" w:date="2025-08-27T17:13:32Z">
                          <w:tcPr>
                            <w:tcW w:w="567" w:type="dxa"/>
                            <w:vAlign w:val="center"/>
                            <w:tcPrChange w:id="1009" w:author="杰" w:date="2025-08-27T17:13:32Z">
                              <w:tcPr>
                                <w:tcW w:w="567" w:type="dxa"/>
                                <w:vAlign w:val="center"/>
                              </w:tcPr>
                            </w:tcPrChange>
                          </w:tcPr>
                        </w:tcPrChange>
                      </w:tcPr>
                    </w:tcPrChange>
                  </w:tcPr>
                </w:tcPrChange>
              </w:tcPr>
            </w:tcPrChange>
          </w:tcPr>
          <w:p w14:paraId="62FD1C4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010" w:author="杰" w:date="2025-08-27T17:13:32Z">
              <w:tcPr>
                <w:tcW w:w="567" w:type="dxa"/>
                <w:gridSpan w:val="2"/>
                <w:vAlign w:val="center"/>
                <w:tcPrChange w:id="1011" w:author="杰" w:date="2025-08-27T17:13:32Z">
                  <w:tcPr>
                    <w:tcW w:w="567" w:type="dxa"/>
                    <w:vAlign w:val="center"/>
                    <w:tcPrChange w:id="1012" w:author="杰" w:date="2025-08-27T17:13:32Z">
                      <w:tcPr>
                        <w:tcW w:w="567" w:type="dxa"/>
                        <w:vAlign w:val="center"/>
                        <w:tcPrChange w:id="1013" w:author="杰" w:date="2025-08-27T17:13:32Z">
                          <w:tcPr>
                            <w:tcW w:w="567" w:type="dxa"/>
                            <w:vAlign w:val="center"/>
                            <w:tcPrChange w:id="1014" w:author="杰" w:date="2025-08-27T17:13:32Z">
                              <w:tcPr>
                                <w:tcW w:w="567" w:type="dxa"/>
                                <w:vAlign w:val="center"/>
                              </w:tcPr>
                            </w:tcPrChange>
                          </w:tcPr>
                        </w:tcPrChange>
                      </w:tcPr>
                    </w:tcPrChange>
                  </w:tcPr>
                </w:tcPrChange>
              </w:tcPr>
            </w:tcPrChange>
          </w:tcPr>
          <w:p w14:paraId="0EC7723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restart"/>
            <w:vAlign w:val="center"/>
            <w:tcPrChange w:id="1015" w:author="杰" w:date="2025-08-27T17:13:32Z">
              <w:tcPr>
                <w:tcW w:w="846" w:type="dxa"/>
                <w:gridSpan w:val="2"/>
                <w:vMerge w:val="restart"/>
                <w:vAlign w:val="center"/>
                <w:tcPrChange w:id="1016" w:author="杰" w:date="2025-08-27T17:13:32Z">
                  <w:tcPr>
                    <w:tcW w:w="846" w:type="dxa"/>
                    <w:vMerge w:val="restart"/>
                    <w:vAlign w:val="center"/>
                    <w:tcPrChange w:id="1017" w:author="杰" w:date="2025-08-27T17:13:32Z">
                      <w:tcPr>
                        <w:tcW w:w="846" w:type="dxa"/>
                        <w:vMerge w:val="restart"/>
                        <w:vAlign w:val="center"/>
                        <w:tcPrChange w:id="1018" w:author="杰" w:date="2025-08-27T17:13:32Z">
                          <w:tcPr>
                            <w:tcW w:w="846" w:type="dxa"/>
                            <w:vMerge w:val="restart"/>
                            <w:vAlign w:val="center"/>
                            <w:tcPrChange w:id="1019" w:author="杰" w:date="2025-08-27T17:13:32Z">
                              <w:tcPr>
                                <w:tcW w:w="846" w:type="dxa"/>
                                <w:vMerge w:val="restart"/>
                                <w:vAlign w:val="center"/>
                              </w:tcPr>
                            </w:tcPrChange>
                          </w:tcPr>
                        </w:tcPrChange>
                      </w:tcPr>
                    </w:tcPrChange>
                  </w:tcPr>
                </w:tcPrChange>
              </w:tcPr>
            </w:tcPrChange>
          </w:tcPr>
          <w:p w14:paraId="7266DFD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第2</w:t>
            </w:r>
            <w:r>
              <w:rPr>
                <w:rFonts w:asciiTheme="minorEastAsia" w:hAnsiTheme="minorEastAsia" w:eastAsiaTheme="minorEastAsia"/>
                <w:color w:val="000000" w:themeColor="text1"/>
                <w:sz w:val="18"/>
                <w:szCs w:val="18"/>
                <w:highlight w:val="none"/>
                <w14:textFill>
                  <w14:solidFill>
                    <w14:schemeClr w14:val="tx1"/>
                  </w14:solidFill>
                </w14:textFill>
              </w:rPr>
              <w:t>-6</w:t>
            </w:r>
            <w:r>
              <w:rPr>
                <w:rFonts w:hint="eastAsia" w:asciiTheme="minorEastAsia" w:hAnsiTheme="minorEastAsia" w:eastAsiaTheme="minorEastAsia"/>
                <w:color w:val="000000" w:themeColor="text1"/>
                <w:sz w:val="18"/>
                <w:szCs w:val="18"/>
                <w:highlight w:val="none"/>
                <w14:textFill>
                  <w14:solidFill>
                    <w14:schemeClr w14:val="tx1"/>
                  </w14:solidFill>
                </w14:textFill>
              </w:rPr>
              <w:t>学期开设，非艺术类专业学生任修2学分</w:t>
            </w:r>
          </w:p>
        </w:tc>
      </w:tr>
      <w:tr w14:paraId="2BFE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2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020" w:author="杰" w:date="2025-08-27T17:13:32Z">
            <w:trPr>
              <w:gridBefore w:val="1"/>
              <w:wBefore w:w="80" w:type="dxa"/>
              <w:trHeight w:val="510" w:hRule="atLeast"/>
              <w:jc w:val="center"/>
            </w:trPr>
          </w:trPrChange>
        </w:trPr>
        <w:tc>
          <w:tcPr>
            <w:tcW w:w="1134" w:type="dxa"/>
            <w:vAlign w:val="center"/>
            <w:tcPrChange w:id="1021" w:author="杰" w:date="2025-08-27T17:13:32Z">
              <w:tcPr>
                <w:tcW w:w="1134" w:type="dxa"/>
                <w:gridSpan w:val="2"/>
                <w:vAlign w:val="center"/>
                <w:tcPrChange w:id="1022" w:author="杰" w:date="2025-08-27T17:13:32Z">
                  <w:tcPr>
                    <w:tcW w:w="1134" w:type="dxa"/>
                    <w:vAlign w:val="center"/>
                    <w:tcPrChange w:id="1023" w:author="杰" w:date="2025-08-27T17:13:32Z">
                      <w:tcPr>
                        <w:tcW w:w="1134" w:type="dxa"/>
                        <w:vAlign w:val="center"/>
                        <w:tcPrChange w:id="1024" w:author="杰" w:date="2025-08-27T17:13:32Z">
                          <w:tcPr>
                            <w:tcW w:w="1134" w:type="dxa"/>
                            <w:vAlign w:val="center"/>
                            <w:tcPrChange w:id="1025" w:author="杰" w:date="2025-08-27T17:13:32Z">
                              <w:tcPr>
                                <w:tcW w:w="1134" w:type="dxa"/>
                                <w:vAlign w:val="center"/>
                              </w:tcPr>
                            </w:tcPrChange>
                          </w:tcPr>
                        </w:tcPrChange>
                      </w:tcPr>
                    </w:tcPrChange>
                  </w:tcPr>
                </w:tcPrChange>
              </w:tcPr>
            </w:tcPrChange>
          </w:tcPr>
          <w:p w14:paraId="4B70666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w:t>
            </w:r>
            <w:r>
              <w:rPr>
                <w:rFonts w:asciiTheme="minorEastAsia" w:hAnsiTheme="minorEastAsia" w:eastAsiaTheme="minorEastAsia"/>
                <w:color w:val="000000" w:themeColor="text1"/>
                <w:sz w:val="18"/>
                <w:szCs w:val="18"/>
                <w:highlight w:val="none"/>
                <w14:textFill>
                  <w14:solidFill>
                    <w14:schemeClr w14:val="tx1"/>
                  </w14:solidFill>
                </w14:textFill>
              </w:rPr>
              <w:t>RY00</w:t>
            </w: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4248" w:type="dxa"/>
            <w:vAlign w:val="center"/>
            <w:tcPrChange w:id="1026" w:author="杰" w:date="2025-08-27T17:13:32Z">
              <w:tcPr>
                <w:tcW w:w="4248" w:type="dxa"/>
                <w:gridSpan w:val="2"/>
                <w:vAlign w:val="center"/>
                <w:tcPrChange w:id="1027" w:author="杰" w:date="2025-08-27T17:13:32Z">
                  <w:tcPr>
                    <w:tcW w:w="4248" w:type="dxa"/>
                    <w:vAlign w:val="center"/>
                    <w:tcPrChange w:id="1028" w:author="杰" w:date="2025-08-27T17:13:32Z">
                      <w:tcPr>
                        <w:tcW w:w="4248" w:type="dxa"/>
                        <w:vAlign w:val="center"/>
                        <w:tcPrChange w:id="1029" w:author="杰" w:date="2025-08-27T17:13:32Z">
                          <w:tcPr>
                            <w:tcW w:w="4248" w:type="dxa"/>
                            <w:vAlign w:val="center"/>
                            <w:tcPrChange w:id="1030" w:author="杰" w:date="2025-08-27T17:13:32Z">
                              <w:tcPr>
                                <w:tcW w:w="4248" w:type="dxa"/>
                                <w:vAlign w:val="center"/>
                              </w:tcPr>
                            </w:tcPrChange>
                          </w:tcPr>
                        </w:tcPrChange>
                      </w:tcPr>
                    </w:tcPrChange>
                  </w:tcPr>
                </w:tcPrChange>
              </w:tcPr>
            </w:tcPrChange>
          </w:tcPr>
          <w:p w14:paraId="48446BDA">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美学概论</w:t>
            </w:r>
          </w:p>
          <w:p w14:paraId="788D48E9">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Introduction to Aesthetics</w:t>
            </w:r>
          </w:p>
        </w:tc>
        <w:tc>
          <w:tcPr>
            <w:tcW w:w="645" w:type="dxa"/>
            <w:vAlign w:val="center"/>
            <w:tcPrChange w:id="1031" w:author="杰" w:date="2025-08-27T17:13:32Z">
              <w:tcPr>
                <w:tcW w:w="645" w:type="dxa"/>
                <w:gridSpan w:val="2"/>
                <w:vAlign w:val="center"/>
                <w:tcPrChange w:id="1032" w:author="杰" w:date="2025-08-27T17:13:32Z">
                  <w:tcPr>
                    <w:tcW w:w="645" w:type="dxa"/>
                    <w:vAlign w:val="center"/>
                    <w:tcPrChange w:id="1033" w:author="杰" w:date="2025-08-27T17:13:32Z">
                      <w:tcPr>
                        <w:tcW w:w="645" w:type="dxa"/>
                        <w:vAlign w:val="center"/>
                        <w:tcPrChange w:id="1034" w:author="杰" w:date="2025-08-27T17:13:32Z">
                          <w:tcPr>
                            <w:tcW w:w="645" w:type="dxa"/>
                            <w:vAlign w:val="center"/>
                            <w:tcPrChange w:id="1035" w:author="杰" w:date="2025-08-27T17:13:32Z">
                              <w:tcPr>
                                <w:tcW w:w="645" w:type="dxa"/>
                                <w:vAlign w:val="center"/>
                              </w:tcPr>
                            </w:tcPrChange>
                          </w:tcPr>
                        </w:tcPrChange>
                      </w:tcPr>
                    </w:tcPrChange>
                  </w:tcPr>
                </w:tcPrChange>
              </w:tcPr>
            </w:tcPrChange>
          </w:tcPr>
          <w:p w14:paraId="4F4B45B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036" w:author="杰" w:date="2025-08-27T17:13:32Z">
              <w:tcPr>
                <w:tcW w:w="490" w:type="dxa"/>
                <w:gridSpan w:val="2"/>
                <w:vAlign w:val="center"/>
                <w:tcPrChange w:id="1037" w:author="杰" w:date="2025-08-27T17:13:32Z">
                  <w:tcPr>
                    <w:tcW w:w="490" w:type="dxa"/>
                    <w:vAlign w:val="center"/>
                    <w:tcPrChange w:id="1038" w:author="杰" w:date="2025-08-27T17:13:32Z">
                      <w:tcPr>
                        <w:tcW w:w="490" w:type="dxa"/>
                        <w:vAlign w:val="center"/>
                        <w:tcPrChange w:id="1039" w:author="杰" w:date="2025-08-27T17:13:32Z">
                          <w:tcPr>
                            <w:tcW w:w="490" w:type="dxa"/>
                            <w:vAlign w:val="center"/>
                            <w:tcPrChange w:id="1040" w:author="杰" w:date="2025-08-27T17:13:32Z">
                              <w:tcPr>
                                <w:tcW w:w="490" w:type="dxa"/>
                                <w:vAlign w:val="center"/>
                              </w:tcPr>
                            </w:tcPrChange>
                          </w:tcPr>
                        </w:tcPrChange>
                      </w:tcPr>
                    </w:tcPrChange>
                  </w:tcPr>
                </w:tcPrChange>
              </w:tcPr>
            </w:tcPrChange>
          </w:tcPr>
          <w:p w14:paraId="115B2863">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041" w:author="杰" w:date="2025-08-27T17:13:32Z">
              <w:tcPr>
                <w:tcW w:w="567" w:type="dxa"/>
                <w:gridSpan w:val="2"/>
                <w:vAlign w:val="center"/>
                <w:tcPrChange w:id="1042" w:author="杰" w:date="2025-08-27T17:13:32Z">
                  <w:tcPr>
                    <w:tcW w:w="567" w:type="dxa"/>
                    <w:vAlign w:val="center"/>
                    <w:tcPrChange w:id="1043" w:author="杰" w:date="2025-08-27T17:13:32Z">
                      <w:tcPr>
                        <w:tcW w:w="567" w:type="dxa"/>
                        <w:vAlign w:val="center"/>
                        <w:tcPrChange w:id="1044" w:author="杰" w:date="2025-08-27T17:13:32Z">
                          <w:tcPr>
                            <w:tcW w:w="567" w:type="dxa"/>
                            <w:vAlign w:val="center"/>
                            <w:tcPrChange w:id="1045" w:author="杰" w:date="2025-08-27T17:13:32Z">
                              <w:tcPr>
                                <w:tcW w:w="567" w:type="dxa"/>
                                <w:vAlign w:val="center"/>
                              </w:tcPr>
                            </w:tcPrChange>
                          </w:tcPr>
                        </w:tcPrChange>
                      </w:tcPr>
                    </w:tcPrChange>
                  </w:tcPr>
                </w:tcPrChange>
              </w:tcPr>
            </w:tcPrChange>
          </w:tcPr>
          <w:p w14:paraId="6ACC2C81">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046" w:author="杰" w:date="2025-08-27T17:13:32Z">
              <w:tcPr>
                <w:tcW w:w="567" w:type="dxa"/>
                <w:gridSpan w:val="2"/>
                <w:vAlign w:val="center"/>
                <w:tcPrChange w:id="1047" w:author="杰" w:date="2025-08-27T17:13:32Z">
                  <w:tcPr>
                    <w:tcW w:w="567" w:type="dxa"/>
                    <w:vAlign w:val="center"/>
                    <w:tcPrChange w:id="1048" w:author="杰" w:date="2025-08-27T17:13:32Z">
                      <w:tcPr>
                        <w:tcW w:w="567" w:type="dxa"/>
                        <w:vAlign w:val="center"/>
                        <w:tcPrChange w:id="1049" w:author="杰" w:date="2025-08-27T17:13:32Z">
                          <w:tcPr>
                            <w:tcW w:w="567" w:type="dxa"/>
                            <w:vAlign w:val="center"/>
                            <w:tcPrChange w:id="1050" w:author="杰" w:date="2025-08-27T17:13:32Z">
                              <w:tcPr>
                                <w:tcW w:w="567" w:type="dxa"/>
                                <w:vAlign w:val="center"/>
                              </w:tcPr>
                            </w:tcPrChange>
                          </w:tcPr>
                        </w:tcPrChange>
                      </w:tcPr>
                    </w:tcPrChange>
                  </w:tcPr>
                </w:tcPrChange>
              </w:tcPr>
            </w:tcPrChange>
          </w:tcPr>
          <w:p w14:paraId="65F93EA7">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051" w:author="杰" w:date="2025-08-27T17:13:32Z">
              <w:tcPr>
                <w:tcW w:w="567" w:type="dxa"/>
                <w:gridSpan w:val="2"/>
                <w:vAlign w:val="center"/>
                <w:tcPrChange w:id="1052" w:author="杰" w:date="2025-08-27T17:13:32Z">
                  <w:tcPr>
                    <w:tcW w:w="567" w:type="dxa"/>
                    <w:vAlign w:val="center"/>
                    <w:tcPrChange w:id="1053" w:author="杰" w:date="2025-08-27T17:13:32Z">
                      <w:tcPr>
                        <w:tcW w:w="567" w:type="dxa"/>
                        <w:vAlign w:val="center"/>
                        <w:tcPrChange w:id="1054" w:author="杰" w:date="2025-08-27T17:13:32Z">
                          <w:tcPr>
                            <w:tcW w:w="567" w:type="dxa"/>
                            <w:vAlign w:val="center"/>
                            <w:tcPrChange w:id="1055" w:author="杰" w:date="2025-08-27T17:13:32Z">
                              <w:tcPr>
                                <w:tcW w:w="567" w:type="dxa"/>
                                <w:vAlign w:val="center"/>
                              </w:tcPr>
                            </w:tcPrChange>
                          </w:tcPr>
                        </w:tcPrChange>
                      </w:tcPr>
                    </w:tcPrChange>
                  </w:tcPr>
                </w:tcPrChange>
              </w:tcPr>
            </w:tcPrChange>
          </w:tcPr>
          <w:p w14:paraId="58ABA34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056" w:author="杰" w:date="2025-08-27T17:13:32Z">
              <w:tcPr>
                <w:tcW w:w="846" w:type="dxa"/>
                <w:gridSpan w:val="2"/>
                <w:vMerge w:val="continue"/>
                <w:vAlign w:val="center"/>
                <w:tcPrChange w:id="1057" w:author="杰" w:date="2025-08-27T17:13:32Z">
                  <w:tcPr>
                    <w:tcW w:w="846" w:type="dxa"/>
                    <w:vMerge w:val="continue"/>
                    <w:vAlign w:val="center"/>
                    <w:tcPrChange w:id="1058" w:author="杰" w:date="2025-08-27T17:13:32Z">
                      <w:tcPr>
                        <w:tcW w:w="846" w:type="dxa"/>
                        <w:vMerge w:val="continue"/>
                        <w:vAlign w:val="center"/>
                        <w:tcPrChange w:id="1059" w:author="杰" w:date="2025-08-27T17:13:32Z">
                          <w:tcPr>
                            <w:tcW w:w="846" w:type="dxa"/>
                            <w:vMerge w:val="continue"/>
                            <w:vAlign w:val="center"/>
                            <w:tcPrChange w:id="1060" w:author="杰" w:date="2025-08-27T17:13:32Z">
                              <w:tcPr>
                                <w:tcW w:w="846" w:type="dxa"/>
                                <w:vMerge w:val="continue"/>
                                <w:vAlign w:val="center"/>
                              </w:tcPr>
                            </w:tcPrChange>
                          </w:tcPr>
                        </w:tcPrChange>
                      </w:tcPr>
                    </w:tcPrChange>
                  </w:tcPr>
                </w:tcPrChange>
              </w:tcPr>
            </w:tcPrChange>
          </w:tcPr>
          <w:p w14:paraId="2DB6B49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68CB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61"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061" w:author="杰" w:date="2025-08-27T17:13:32Z">
            <w:trPr>
              <w:gridBefore w:val="1"/>
              <w:wBefore w:w="80" w:type="dxa"/>
              <w:trHeight w:val="510" w:hRule="atLeast"/>
              <w:jc w:val="center"/>
            </w:trPr>
          </w:trPrChange>
        </w:trPr>
        <w:tc>
          <w:tcPr>
            <w:tcW w:w="1134" w:type="dxa"/>
            <w:vAlign w:val="center"/>
            <w:tcPrChange w:id="1062" w:author="杰" w:date="2025-08-27T17:13:32Z">
              <w:tcPr>
                <w:tcW w:w="1134" w:type="dxa"/>
                <w:gridSpan w:val="2"/>
                <w:vAlign w:val="center"/>
                <w:tcPrChange w:id="1063" w:author="杰" w:date="2025-08-27T17:13:32Z">
                  <w:tcPr>
                    <w:tcW w:w="1134" w:type="dxa"/>
                    <w:vAlign w:val="center"/>
                    <w:tcPrChange w:id="1064" w:author="杰" w:date="2025-08-27T17:13:32Z">
                      <w:tcPr>
                        <w:tcW w:w="1134" w:type="dxa"/>
                        <w:vAlign w:val="center"/>
                        <w:tcPrChange w:id="1065" w:author="杰" w:date="2025-08-27T17:13:32Z">
                          <w:tcPr>
                            <w:tcW w:w="1134" w:type="dxa"/>
                            <w:vAlign w:val="center"/>
                            <w:tcPrChange w:id="1066" w:author="杰" w:date="2025-08-27T17:13:32Z">
                              <w:tcPr>
                                <w:tcW w:w="1134" w:type="dxa"/>
                                <w:vAlign w:val="center"/>
                              </w:tcPr>
                            </w:tcPrChange>
                          </w:tcPr>
                        </w:tcPrChange>
                      </w:tcPr>
                    </w:tcPrChange>
                  </w:tcPr>
                </w:tcPrChange>
              </w:tcPr>
            </w:tcPrChange>
          </w:tcPr>
          <w:p w14:paraId="0CE069F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w:t>
            </w:r>
            <w:r>
              <w:rPr>
                <w:rFonts w:asciiTheme="minorEastAsia" w:hAnsiTheme="minorEastAsia" w:eastAsiaTheme="minorEastAsia"/>
                <w:color w:val="000000" w:themeColor="text1"/>
                <w:sz w:val="18"/>
                <w:szCs w:val="18"/>
                <w:highlight w:val="none"/>
                <w14:textFill>
                  <w14:solidFill>
                    <w14:schemeClr w14:val="tx1"/>
                  </w14:solidFill>
                </w14:textFill>
              </w:rPr>
              <w:t>RY003</w:t>
            </w:r>
          </w:p>
        </w:tc>
        <w:tc>
          <w:tcPr>
            <w:tcW w:w="4248" w:type="dxa"/>
            <w:vAlign w:val="center"/>
            <w:tcPrChange w:id="1067" w:author="杰" w:date="2025-08-27T17:13:32Z">
              <w:tcPr>
                <w:tcW w:w="4248" w:type="dxa"/>
                <w:gridSpan w:val="2"/>
                <w:vAlign w:val="center"/>
                <w:tcPrChange w:id="1068" w:author="杰" w:date="2025-08-27T17:13:32Z">
                  <w:tcPr>
                    <w:tcW w:w="4248" w:type="dxa"/>
                    <w:vAlign w:val="center"/>
                    <w:tcPrChange w:id="1069" w:author="杰" w:date="2025-08-27T17:13:32Z">
                      <w:tcPr>
                        <w:tcW w:w="4248" w:type="dxa"/>
                        <w:vAlign w:val="center"/>
                        <w:tcPrChange w:id="1070" w:author="杰" w:date="2025-08-27T17:13:32Z">
                          <w:tcPr>
                            <w:tcW w:w="4248" w:type="dxa"/>
                            <w:vAlign w:val="center"/>
                            <w:tcPrChange w:id="1071" w:author="杰" w:date="2025-08-27T17:13:32Z">
                              <w:tcPr>
                                <w:tcW w:w="4248" w:type="dxa"/>
                                <w:vAlign w:val="center"/>
                              </w:tcPr>
                            </w:tcPrChange>
                          </w:tcPr>
                        </w:tcPrChange>
                      </w:tcPr>
                    </w:tcPrChange>
                  </w:tcPr>
                </w:tcPrChange>
              </w:tcPr>
            </w:tcPrChange>
          </w:tcPr>
          <w:p w14:paraId="2A7A4782">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中西方美术史</w:t>
            </w:r>
          </w:p>
          <w:p w14:paraId="4BBD861A">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History of Chinese and Western Art</w:t>
            </w:r>
          </w:p>
        </w:tc>
        <w:tc>
          <w:tcPr>
            <w:tcW w:w="645" w:type="dxa"/>
            <w:vAlign w:val="center"/>
            <w:tcPrChange w:id="1072" w:author="杰" w:date="2025-08-27T17:13:32Z">
              <w:tcPr>
                <w:tcW w:w="645" w:type="dxa"/>
                <w:gridSpan w:val="2"/>
                <w:vAlign w:val="center"/>
                <w:tcPrChange w:id="1073" w:author="杰" w:date="2025-08-27T17:13:32Z">
                  <w:tcPr>
                    <w:tcW w:w="645" w:type="dxa"/>
                    <w:vAlign w:val="center"/>
                    <w:tcPrChange w:id="1074" w:author="杰" w:date="2025-08-27T17:13:32Z">
                      <w:tcPr>
                        <w:tcW w:w="645" w:type="dxa"/>
                        <w:vAlign w:val="center"/>
                        <w:tcPrChange w:id="1075" w:author="杰" w:date="2025-08-27T17:13:32Z">
                          <w:tcPr>
                            <w:tcW w:w="645" w:type="dxa"/>
                            <w:vAlign w:val="center"/>
                            <w:tcPrChange w:id="1076" w:author="杰" w:date="2025-08-27T17:13:32Z">
                              <w:tcPr>
                                <w:tcW w:w="645" w:type="dxa"/>
                                <w:vAlign w:val="center"/>
                              </w:tcPr>
                            </w:tcPrChange>
                          </w:tcPr>
                        </w:tcPrChange>
                      </w:tcPr>
                    </w:tcPrChange>
                  </w:tcPr>
                </w:tcPrChange>
              </w:tcPr>
            </w:tcPrChange>
          </w:tcPr>
          <w:p w14:paraId="65F3A53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077" w:author="杰" w:date="2025-08-27T17:13:32Z">
              <w:tcPr>
                <w:tcW w:w="490" w:type="dxa"/>
                <w:gridSpan w:val="2"/>
                <w:vAlign w:val="center"/>
                <w:tcPrChange w:id="1078" w:author="杰" w:date="2025-08-27T17:13:32Z">
                  <w:tcPr>
                    <w:tcW w:w="490" w:type="dxa"/>
                    <w:vAlign w:val="center"/>
                    <w:tcPrChange w:id="1079" w:author="杰" w:date="2025-08-27T17:13:32Z">
                      <w:tcPr>
                        <w:tcW w:w="490" w:type="dxa"/>
                        <w:vAlign w:val="center"/>
                        <w:tcPrChange w:id="1080" w:author="杰" w:date="2025-08-27T17:13:32Z">
                          <w:tcPr>
                            <w:tcW w:w="490" w:type="dxa"/>
                            <w:vAlign w:val="center"/>
                            <w:tcPrChange w:id="1081" w:author="杰" w:date="2025-08-27T17:13:32Z">
                              <w:tcPr>
                                <w:tcW w:w="490" w:type="dxa"/>
                                <w:vAlign w:val="center"/>
                              </w:tcPr>
                            </w:tcPrChange>
                          </w:tcPr>
                        </w:tcPrChange>
                      </w:tcPr>
                    </w:tcPrChange>
                  </w:tcPr>
                </w:tcPrChange>
              </w:tcPr>
            </w:tcPrChange>
          </w:tcPr>
          <w:p w14:paraId="44D6E184">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082" w:author="杰" w:date="2025-08-27T17:13:32Z">
              <w:tcPr>
                <w:tcW w:w="567" w:type="dxa"/>
                <w:gridSpan w:val="2"/>
                <w:vAlign w:val="center"/>
                <w:tcPrChange w:id="1083" w:author="杰" w:date="2025-08-27T17:13:32Z">
                  <w:tcPr>
                    <w:tcW w:w="567" w:type="dxa"/>
                    <w:vAlign w:val="center"/>
                    <w:tcPrChange w:id="1084" w:author="杰" w:date="2025-08-27T17:13:32Z">
                      <w:tcPr>
                        <w:tcW w:w="567" w:type="dxa"/>
                        <w:vAlign w:val="center"/>
                        <w:tcPrChange w:id="1085" w:author="杰" w:date="2025-08-27T17:13:32Z">
                          <w:tcPr>
                            <w:tcW w:w="567" w:type="dxa"/>
                            <w:vAlign w:val="center"/>
                            <w:tcPrChange w:id="1086" w:author="杰" w:date="2025-08-27T17:13:32Z">
                              <w:tcPr>
                                <w:tcW w:w="567" w:type="dxa"/>
                                <w:vAlign w:val="center"/>
                              </w:tcPr>
                            </w:tcPrChange>
                          </w:tcPr>
                        </w:tcPrChange>
                      </w:tcPr>
                    </w:tcPrChange>
                  </w:tcPr>
                </w:tcPrChange>
              </w:tcPr>
            </w:tcPrChange>
          </w:tcPr>
          <w:p w14:paraId="39513CA7">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087" w:author="杰" w:date="2025-08-27T17:13:32Z">
              <w:tcPr>
                <w:tcW w:w="567" w:type="dxa"/>
                <w:gridSpan w:val="2"/>
                <w:vAlign w:val="center"/>
                <w:tcPrChange w:id="1088" w:author="杰" w:date="2025-08-27T17:13:32Z">
                  <w:tcPr>
                    <w:tcW w:w="567" w:type="dxa"/>
                    <w:vAlign w:val="center"/>
                    <w:tcPrChange w:id="1089" w:author="杰" w:date="2025-08-27T17:13:32Z">
                      <w:tcPr>
                        <w:tcW w:w="567" w:type="dxa"/>
                        <w:vAlign w:val="center"/>
                        <w:tcPrChange w:id="1090" w:author="杰" w:date="2025-08-27T17:13:32Z">
                          <w:tcPr>
                            <w:tcW w:w="567" w:type="dxa"/>
                            <w:vAlign w:val="center"/>
                            <w:tcPrChange w:id="1091" w:author="杰" w:date="2025-08-27T17:13:32Z">
                              <w:tcPr>
                                <w:tcW w:w="567" w:type="dxa"/>
                                <w:vAlign w:val="center"/>
                              </w:tcPr>
                            </w:tcPrChange>
                          </w:tcPr>
                        </w:tcPrChange>
                      </w:tcPr>
                    </w:tcPrChange>
                  </w:tcPr>
                </w:tcPrChange>
              </w:tcPr>
            </w:tcPrChange>
          </w:tcPr>
          <w:p w14:paraId="108D51A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092" w:author="杰" w:date="2025-08-27T17:13:32Z">
              <w:tcPr>
                <w:tcW w:w="567" w:type="dxa"/>
                <w:gridSpan w:val="2"/>
                <w:vAlign w:val="center"/>
                <w:tcPrChange w:id="1093" w:author="杰" w:date="2025-08-27T17:13:32Z">
                  <w:tcPr>
                    <w:tcW w:w="567" w:type="dxa"/>
                    <w:vAlign w:val="center"/>
                    <w:tcPrChange w:id="1094" w:author="杰" w:date="2025-08-27T17:13:32Z">
                      <w:tcPr>
                        <w:tcW w:w="567" w:type="dxa"/>
                        <w:vAlign w:val="center"/>
                        <w:tcPrChange w:id="1095" w:author="杰" w:date="2025-08-27T17:13:32Z">
                          <w:tcPr>
                            <w:tcW w:w="567" w:type="dxa"/>
                            <w:vAlign w:val="center"/>
                            <w:tcPrChange w:id="1096" w:author="杰" w:date="2025-08-27T17:13:32Z">
                              <w:tcPr>
                                <w:tcW w:w="567" w:type="dxa"/>
                                <w:vAlign w:val="center"/>
                              </w:tcPr>
                            </w:tcPrChange>
                          </w:tcPr>
                        </w:tcPrChange>
                      </w:tcPr>
                    </w:tcPrChange>
                  </w:tcPr>
                </w:tcPrChange>
              </w:tcPr>
            </w:tcPrChange>
          </w:tcPr>
          <w:p w14:paraId="13C8673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097" w:author="杰" w:date="2025-08-27T17:13:32Z">
              <w:tcPr>
                <w:tcW w:w="846" w:type="dxa"/>
                <w:gridSpan w:val="2"/>
                <w:vMerge w:val="continue"/>
                <w:vAlign w:val="center"/>
                <w:tcPrChange w:id="1098" w:author="杰" w:date="2025-08-27T17:13:32Z">
                  <w:tcPr>
                    <w:tcW w:w="846" w:type="dxa"/>
                    <w:vMerge w:val="continue"/>
                    <w:vAlign w:val="center"/>
                    <w:tcPrChange w:id="1099" w:author="杰" w:date="2025-08-27T17:13:32Z">
                      <w:tcPr>
                        <w:tcW w:w="846" w:type="dxa"/>
                        <w:vMerge w:val="continue"/>
                        <w:vAlign w:val="center"/>
                        <w:tcPrChange w:id="1100" w:author="杰" w:date="2025-08-27T17:13:32Z">
                          <w:tcPr>
                            <w:tcW w:w="846" w:type="dxa"/>
                            <w:vMerge w:val="continue"/>
                            <w:vAlign w:val="center"/>
                            <w:tcPrChange w:id="1101" w:author="杰" w:date="2025-08-27T17:13:32Z">
                              <w:tcPr>
                                <w:tcW w:w="846" w:type="dxa"/>
                                <w:vMerge w:val="continue"/>
                                <w:vAlign w:val="center"/>
                              </w:tcPr>
                            </w:tcPrChange>
                          </w:tcPr>
                        </w:tcPrChange>
                      </w:tcPr>
                    </w:tcPrChange>
                  </w:tcPr>
                </w:tcPrChange>
              </w:tcPr>
            </w:tcPrChange>
          </w:tcPr>
          <w:p w14:paraId="309BBB4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0D68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02"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102" w:author="杰" w:date="2025-08-27T17:13:32Z">
            <w:trPr>
              <w:gridBefore w:val="1"/>
              <w:wBefore w:w="80" w:type="dxa"/>
              <w:trHeight w:val="510" w:hRule="atLeast"/>
              <w:jc w:val="center"/>
            </w:trPr>
          </w:trPrChange>
        </w:trPr>
        <w:tc>
          <w:tcPr>
            <w:tcW w:w="1134" w:type="dxa"/>
            <w:vAlign w:val="center"/>
            <w:tcPrChange w:id="1103" w:author="杰" w:date="2025-08-27T17:13:32Z">
              <w:tcPr>
                <w:tcW w:w="1134" w:type="dxa"/>
                <w:gridSpan w:val="2"/>
                <w:vAlign w:val="center"/>
                <w:tcPrChange w:id="1104" w:author="杰" w:date="2025-08-27T17:13:32Z">
                  <w:tcPr>
                    <w:tcW w:w="1134" w:type="dxa"/>
                    <w:vAlign w:val="center"/>
                    <w:tcPrChange w:id="1105" w:author="杰" w:date="2025-08-27T17:13:32Z">
                      <w:tcPr>
                        <w:tcW w:w="1134" w:type="dxa"/>
                        <w:vAlign w:val="center"/>
                        <w:tcPrChange w:id="1106" w:author="杰" w:date="2025-08-27T17:13:32Z">
                          <w:tcPr>
                            <w:tcW w:w="1134" w:type="dxa"/>
                            <w:vAlign w:val="center"/>
                            <w:tcPrChange w:id="1107" w:author="杰" w:date="2025-08-27T17:13:32Z">
                              <w:tcPr>
                                <w:tcW w:w="1134" w:type="dxa"/>
                                <w:vAlign w:val="center"/>
                              </w:tcPr>
                            </w:tcPrChange>
                          </w:tcPr>
                        </w:tcPrChange>
                      </w:tcPr>
                    </w:tcPrChange>
                  </w:tcPr>
                </w:tcPrChange>
              </w:tcPr>
            </w:tcPrChange>
          </w:tcPr>
          <w:p w14:paraId="5135917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c>
          <w:tcPr>
            <w:tcW w:w="4248" w:type="dxa"/>
            <w:vAlign w:val="center"/>
            <w:tcPrChange w:id="1108" w:author="杰" w:date="2025-08-27T17:13:32Z">
              <w:tcPr>
                <w:tcW w:w="4248" w:type="dxa"/>
                <w:gridSpan w:val="2"/>
                <w:vAlign w:val="center"/>
                <w:tcPrChange w:id="1109" w:author="杰" w:date="2025-08-27T17:13:32Z">
                  <w:tcPr>
                    <w:tcW w:w="4248" w:type="dxa"/>
                    <w:vAlign w:val="center"/>
                    <w:tcPrChange w:id="1110" w:author="杰" w:date="2025-08-27T17:13:32Z">
                      <w:tcPr>
                        <w:tcW w:w="4248" w:type="dxa"/>
                        <w:vAlign w:val="center"/>
                        <w:tcPrChange w:id="1111" w:author="杰" w:date="2025-08-27T17:13:32Z">
                          <w:tcPr>
                            <w:tcW w:w="4248" w:type="dxa"/>
                            <w:vAlign w:val="center"/>
                            <w:tcPrChange w:id="1112" w:author="杰" w:date="2025-08-27T17:13:32Z">
                              <w:tcPr>
                                <w:tcW w:w="4248" w:type="dxa"/>
                                <w:vAlign w:val="center"/>
                              </w:tcPr>
                            </w:tcPrChange>
                          </w:tcPr>
                        </w:tcPrChange>
                      </w:tcPr>
                    </w:tcPrChange>
                  </w:tcPr>
                </w:tcPrChange>
              </w:tcPr>
            </w:tcPrChange>
          </w:tcPr>
          <w:p w14:paraId="199FB771">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中西方音乐史</w:t>
            </w:r>
          </w:p>
          <w:p w14:paraId="7F22986D">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History of Chinese and Western Music</w:t>
            </w:r>
          </w:p>
        </w:tc>
        <w:tc>
          <w:tcPr>
            <w:tcW w:w="645" w:type="dxa"/>
            <w:vAlign w:val="center"/>
            <w:tcPrChange w:id="1113" w:author="杰" w:date="2025-08-27T17:13:32Z">
              <w:tcPr>
                <w:tcW w:w="645" w:type="dxa"/>
                <w:gridSpan w:val="2"/>
                <w:vAlign w:val="center"/>
                <w:tcPrChange w:id="1114" w:author="杰" w:date="2025-08-27T17:13:32Z">
                  <w:tcPr>
                    <w:tcW w:w="645" w:type="dxa"/>
                    <w:vAlign w:val="center"/>
                    <w:tcPrChange w:id="1115" w:author="杰" w:date="2025-08-27T17:13:32Z">
                      <w:tcPr>
                        <w:tcW w:w="645" w:type="dxa"/>
                        <w:vAlign w:val="center"/>
                        <w:tcPrChange w:id="1116" w:author="杰" w:date="2025-08-27T17:13:32Z">
                          <w:tcPr>
                            <w:tcW w:w="645" w:type="dxa"/>
                            <w:vAlign w:val="center"/>
                            <w:tcPrChange w:id="1117" w:author="杰" w:date="2025-08-27T17:13:32Z">
                              <w:tcPr>
                                <w:tcW w:w="645" w:type="dxa"/>
                                <w:vAlign w:val="center"/>
                              </w:tcPr>
                            </w:tcPrChange>
                          </w:tcPr>
                        </w:tcPrChange>
                      </w:tcPr>
                    </w:tcPrChange>
                  </w:tcPr>
                </w:tcPrChange>
              </w:tcPr>
            </w:tcPrChange>
          </w:tcPr>
          <w:p w14:paraId="50B916C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118" w:author="杰" w:date="2025-08-27T17:13:32Z">
              <w:tcPr>
                <w:tcW w:w="490" w:type="dxa"/>
                <w:gridSpan w:val="2"/>
                <w:vAlign w:val="center"/>
                <w:tcPrChange w:id="1119" w:author="杰" w:date="2025-08-27T17:13:32Z">
                  <w:tcPr>
                    <w:tcW w:w="490" w:type="dxa"/>
                    <w:vAlign w:val="center"/>
                    <w:tcPrChange w:id="1120" w:author="杰" w:date="2025-08-27T17:13:32Z">
                      <w:tcPr>
                        <w:tcW w:w="490" w:type="dxa"/>
                        <w:vAlign w:val="center"/>
                        <w:tcPrChange w:id="1121" w:author="杰" w:date="2025-08-27T17:13:32Z">
                          <w:tcPr>
                            <w:tcW w:w="490" w:type="dxa"/>
                            <w:vAlign w:val="center"/>
                            <w:tcPrChange w:id="1122" w:author="杰" w:date="2025-08-27T17:13:32Z">
                              <w:tcPr>
                                <w:tcW w:w="490" w:type="dxa"/>
                                <w:vAlign w:val="center"/>
                              </w:tcPr>
                            </w:tcPrChange>
                          </w:tcPr>
                        </w:tcPrChange>
                      </w:tcPr>
                    </w:tcPrChange>
                  </w:tcPr>
                </w:tcPrChange>
              </w:tcPr>
            </w:tcPrChange>
          </w:tcPr>
          <w:p w14:paraId="15F7561C">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123" w:author="杰" w:date="2025-08-27T17:13:32Z">
              <w:tcPr>
                <w:tcW w:w="567" w:type="dxa"/>
                <w:gridSpan w:val="2"/>
                <w:vAlign w:val="center"/>
                <w:tcPrChange w:id="1124" w:author="杰" w:date="2025-08-27T17:13:32Z">
                  <w:tcPr>
                    <w:tcW w:w="567" w:type="dxa"/>
                    <w:vAlign w:val="center"/>
                    <w:tcPrChange w:id="1125" w:author="杰" w:date="2025-08-27T17:13:32Z">
                      <w:tcPr>
                        <w:tcW w:w="567" w:type="dxa"/>
                        <w:vAlign w:val="center"/>
                        <w:tcPrChange w:id="1126" w:author="杰" w:date="2025-08-27T17:13:32Z">
                          <w:tcPr>
                            <w:tcW w:w="567" w:type="dxa"/>
                            <w:vAlign w:val="center"/>
                            <w:tcPrChange w:id="1127" w:author="杰" w:date="2025-08-27T17:13:32Z">
                              <w:tcPr>
                                <w:tcW w:w="567" w:type="dxa"/>
                                <w:vAlign w:val="center"/>
                              </w:tcPr>
                            </w:tcPrChange>
                          </w:tcPr>
                        </w:tcPrChange>
                      </w:tcPr>
                    </w:tcPrChange>
                  </w:tcPr>
                </w:tcPrChange>
              </w:tcPr>
            </w:tcPrChange>
          </w:tcPr>
          <w:p w14:paraId="14D1524E">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128" w:author="杰" w:date="2025-08-27T17:13:32Z">
              <w:tcPr>
                <w:tcW w:w="567" w:type="dxa"/>
                <w:gridSpan w:val="2"/>
                <w:vAlign w:val="center"/>
                <w:tcPrChange w:id="1129" w:author="杰" w:date="2025-08-27T17:13:32Z">
                  <w:tcPr>
                    <w:tcW w:w="567" w:type="dxa"/>
                    <w:vAlign w:val="center"/>
                    <w:tcPrChange w:id="1130" w:author="杰" w:date="2025-08-27T17:13:32Z">
                      <w:tcPr>
                        <w:tcW w:w="567" w:type="dxa"/>
                        <w:vAlign w:val="center"/>
                        <w:tcPrChange w:id="1131" w:author="杰" w:date="2025-08-27T17:13:32Z">
                          <w:tcPr>
                            <w:tcW w:w="567" w:type="dxa"/>
                            <w:vAlign w:val="center"/>
                            <w:tcPrChange w:id="1132" w:author="杰" w:date="2025-08-27T17:13:32Z">
                              <w:tcPr>
                                <w:tcW w:w="567" w:type="dxa"/>
                                <w:vAlign w:val="center"/>
                              </w:tcPr>
                            </w:tcPrChange>
                          </w:tcPr>
                        </w:tcPrChange>
                      </w:tcPr>
                    </w:tcPrChange>
                  </w:tcPr>
                </w:tcPrChange>
              </w:tcPr>
            </w:tcPrChange>
          </w:tcPr>
          <w:p w14:paraId="40157DF5">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133" w:author="杰" w:date="2025-08-27T17:13:32Z">
              <w:tcPr>
                <w:tcW w:w="567" w:type="dxa"/>
                <w:gridSpan w:val="2"/>
                <w:vAlign w:val="center"/>
                <w:tcPrChange w:id="1134" w:author="杰" w:date="2025-08-27T17:13:32Z">
                  <w:tcPr>
                    <w:tcW w:w="567" w:type="dxa"/>
                    <w:vAlign w:val="center"/>
                    <w:tcPrChange w:id="1135" w:author="杰" w:date="2025-08-27T17:13:32Z">
                      <w:tcPr>
                        <w:tcW w:w="567" w:type="dxa"/>
                        <w:vAlign w:val="center"/>
                        <w:tcPrChange w:id="1136" w:author="杰" w:date="2025-08-27T17:13:32Z">
                          <w:tcPr>
                            <w:tcW w:w="567" w:type="dxa"/>
                            <w:vAlign w:val="center"/>
                            <w:tcPrChange w:id="1137" w:author="杰" w:date="2025-08-27T17:13:32Z">
                              <w:tcPr>
                                <w:tcW w:w="567" w:type="dxa"/>
                                <w:vAlign w:val="center"/>
                              </w:tcPr>
                            </w:tcPrChange>
                          </w:tcPr>
                        </w:tcPrChange>
                      </w:tcPr>
                    </w:tcPrChange>
                  </w:tcPr>
                </w:tcPrChange>
              </w:tcPr>
            </w:tcPrChange>
          </w:tcPr>
          <w:p w14:paraId="4595400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138" w:author="杰" w:date="2025-08-27T17:13:32Z">
              <w:tcPr>
                <w:tcW w:w="846" w:type="dxa"/>
                <w:gridSpan w:val="2"/>
                <w:vMerge w:val="continue"/>
                <w:vAlign w:val="center"/>
                <w:tcPrChange w:id="1139" w:author="杰" w:date="2025-08-27T17:13:32Z">
                  <w:tcPr>
                    <w:tcW w:w="846" w:type="dxa"/>
                    <w:vMerge w:val="continue"/>
                    <w:vAlign w:val="center"/>
                    <w:tcPrChange w:id="1140" w:author="杰" w:date="2025-08-27T17:13:32Z">
                      <w:tcPr>
                        <w:tcW w:w="846" w:type="dxa"/>
                        <w:vMerge w:val="continue"/>
                        <w:vAlign w:val="center"/>
                        <w:tcPrChange w:id="1141" w:author="杰" w:date="2025-08-27T17:13:32Z">
                          <w:tcPr>
                            <w:tcW w:w="846" w:type="dxa"/>
                            <w:vMerge w:val="continue"/>
                            <w:vAlign w:val="center"/>
                            <w:tcPrChange w:id="1142" w:author="杰" w:date="2025-08-27T17:13:32Z">
                              <w:tcPr>
                                <w:tcW w:w="846" w:type="dxa"/>
                                <w:vMerge w:val="continue"/>
                                <w:vAlign w:val="center"/>
                              </w:tcPr>
                            </w:tcPrChange>
                          </w:tcPr>
                        </w:tcPrChange>
                      </w:tcPr>
                    </w:tcPrChange>
                  </w:tcPr>
                </w:tcPrChange>
              </w:tcPr>
            </w:tcPrChange>
          </w:tcPr>
          <w:p w14:paraId="044C890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257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43"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143" w:author="杰" w:date="2025-08-27T17:13:32Z">
            <w:trPr>
              <w:gridBefore w:val="1"/>
              <w:wBefore w:w="80" w:type="dxa"/>
              <w:trHeight w:val="510" w:hRule="atLeast"/>
              <w:jc w:val="center"/>
            </w:trPr>
          </w:trPrChange>
        </w:trPr>
        <w:tc>
          <w:tcPr>
            <w:tcW w:w="1134" w:type="dxa"/>
            <w:vAlign w:val="center"/>
            <w:tcPrChange w:id="1144" w:author="杰" w:date="2025-08-27T17:13:32Z">
              <w:tcPr>
                <w:tcW w:w="1134" w:type="dxa"/>
                <w:gridSpan w:val="2"/>
                <w:vAlign w:val="center"/>
                <w:tcPrChange w:id="1145" w:author="杰" w:date="2025-08-27T17:13:32Z">
                  <w:tcPr>
                    <w:tcW w:w="1134" w:type="dxa"/>
                    <w:vAlign w:val="center"/>
                    <w:tcPrChange w:id="1146" w:author="杰" w:date="2025-08-27T17:13:32Z">
                      <w:tcPr>
                        <w:tcW w:w="1134" w:type="dxa"/>
                        <w:vAlign w:val="center"/>
                        <w:tcPrChange w:id="1147" w:author="杰" w:date="2025-08-27T17:13:32Z">
                          <w:tcPr>
                            <w:tcW w:w="1134" w:type="dxa"/>
                            <w:vAlign w:val="center"/>
                            <w:tcPrChange w:id="1148" w:author="杰" w:date="2025-08-27T17:13:32Z">
                              <w:tcPr>
                                <w:tcW w:w="1134" w:type="dxa"/>
                                <w:vAlign w:val="center"/>
                              </w:tcPr>
                            </w:tcPrChange>
                          </w:tcPr>
                        </w:tcPrChange>
                      </w:tcPr>
                    </w:tcPrChange>
                  </w:tcPr>
                </w:tcPrChange>
              </w:tcPr>
            </w:tcPrChange>
          </w:tcPr>
          <w:p w14:paraId="1542538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4248" w:type="dxa"/>
            <w:vAlign w:val="center"/>
            <w:tcPrChange w:id="1149" w:author="杰" w:date="2025-08-27T17:13:32Z">
              <w:tcPr>
                <w:tcW w:w="4248" w:type="dxa"/>
                <w:gridSpan w:val="2"/>
                <w:vAlign w:val="center"/>
                <w:tcPrChange w:id="1150" w:author="杰" w:date="2025-08-27T17:13:32Z">
                  <w:tcPr>
                    <w:tcW w:w="4248" w:type="dxa"/>
                    <w:vAlign w:val="center"/>
                    <w:tcPrChange w:id="1151" w:author="杰" w:date="2025-08-27T17:13:32Z">
                      <w:tcPr>
                        <w:tcW w:w="4248" w:type="dxa"/>
                        <w:vAlign w:val="center"/>
                        <w:tcPrChange w:id="1152" w:author="杰" w:date="2025-08-27T17:13:32Z">
                          <w:tcPr>
                            <w:tcW w:w="4248" w:type="dxa"/>
                            <w:vAlign w:val="center"/>
                            <w:tcPrChange w:id="1153" w:author="杰" w:date="2025-08-27T17:13:32Z">
                              <w:tcPr>
                                <w:tcW w:w="4248" w:type="dxa"/>
                                <w:vAlign w:val="center"/>
                              </w:tcPr>
                            </w:tcPrChange>
                          </w:tcPr>
                        </w:tcPrChange>
                      </w:tcPr>
                    </w:tcPrChange>
                  </w:tcPr>
                </w:tcPrChange>
              </w:tcPr>
            </w:tcPrChange>
          </w:tcPr>
          <w:p w14:paraId="1EDC1274">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文艺理论</w:t>
            </w:r>
          </w:p>
          <w:p w14:paraId="4AF67751">
            <w:pPr>
              <w:snapToGrid w:val="0"/>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Theory of Literature and Art</w:t>
            </w:r>
          </w:p>
        </w:tc>
        <w:tc>
          <w:tcPr>
            <w:tcW w:w="645" w:type="dxa"/>
            <w:vAlign w:val="center"/>
            <w:tcPrChange w:id="1154" w:author="杰" w:date="2025-08-27T17:13:32Z">
              <w:tcPr>
                <w:tcW w:w="645" w:type="dxa"/>
                <w:gridSpan w:val="2"/>
                <w:vAlign w:val="center"/>
                <w:tcPrChange w:id="1155" w:author="杰" w:date="2025-08-27T17:13:32Z">
                  <w:tcPr>
                    <w:tcW w:w="645" w:type="dxa"/>
                    <w:vAlign w:val="center"/>
                    <w:tcPrChange w:id="1156" w:author="杰" w:date="2025-08-27T17:13:32Z">
                      <w:tcPr>
                        <w:tcW w:w="645" w:type="dxa"/>
                        <w:vAlign w:val="center"/>
                        <w:tcPrChange w:id="1157" w:author="杰" w:date="2025-08-27T17:13:32Z">
                          <w:tcPr>
                            <w:tcW w:w="645" w:type="dxa"/>
                            <w:vAlign w:val="center"/>
                            <w:tcPrChange w:id="1158" w:author="杰" w:date="2025-08-27T17:13:32Z">
                              <w:tcPr>
                                <w:tcW w:w="645" w:type="dxa"/>
                                <w:vAlign w:val="center"/>
                              </w:tcPr>
                            </w:tcPrChange>
                          </w:tcPr>
                        </w:tcPrChange>
                      </w:tcPr>
                    </w:tcPrChange>
                  </w:tcPr>
                </w:tcPrChange>
              </w:tcPr>
            </w:tcPrChange>
          </w:tcPr>
          <w:p w14:paraId="688BB47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159" w:author="杰" w:date="2025-08-27T17:13:32Z">
              <w:tcPr>
                <w:tcW w:w="490" w:type="dxa"/>
                <w:gridSpan w:val="2"/>
                <w:vAlign w:val="center"/>
                <w:tcPrChange w:id="1160" w:author="杰" w:date="2025-08-27T17:13:32Z">
                  <w:tcPr>
                    <w:tcW w:w="490" w:type="dxa"/>
                    <w:vAlign w:val="center"/>
                    <w:tcPrChange w:id="1161" w:author="杰" w:date="2025-08-27T17:13:32Z">
                      <w:tcPr>
                        <w:tcW w:w="490" w:type="dxa"/>
                        <w:vAlign w:val="center"/>
                        <w:tcPrChange w:id="1162" w:author="杰" w:date="2025-08-27T17:13:32Z">
                          <w:tcPr>
                            <w:tcW w:w="490" w:type="dxa"/>
                            <w:vAlign w:val="center"/>
                            <w:tcPrChange w:id="1163" w:author="杰" w:date="2025-08-27T17:13:32Z">
                              <w:tcPr>
                                <w:tcW w:w="490" w:type="dxa"/>
                                <w:vAlign w:val="center"/>
                              </w:tcPr>
                            </w:tcPrChange>
                          </w:tcPr>
                        </w:tcPrChange>
                      </w:tcPr>
                    </w:tcPrChange>
                  </w:tcPr>
                </w:tcPrChange>
              </w:tcPr>
            </w:tcPrChange>
          </w:tcPr>
          <w:p w14:paraId="6B15B1F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164" w:author="杰" w:date="2025-08-27T17:13:32Z">
              <w:tcPr>
                <w:tcW w:w="567" w:type="dxa"/>
                <w:gridSpan w:val="2"/>
                <w:vAlign w:val="center"/>
                <w:tcPrChange w:id="1165" w:author="杰" w:date="2025-08-27T17:13:32Z">
                  <w:tcPr>
                    <w:tcW w:w="567" w:type="dxa"/>
                    <w:vAlign w:val="center"/>
                    <w:tcPrChange w:id="1166" w:author="杰" w:date="2025-08-27T17:13:32Z">
                      <w:tcPr>
                        <w:tcW w:w="567" w:type="dxa"/>
                        <w:vAlign w:val="center"/>
                        <w:tcPrChange w:id="1167" w:author="杰" w:date="2025-08-27T17:13:32Z">
                          <w:tcPr>
                            <w:tcW w:w="567" w:type="dxa"/>
                            <w:vAlign w:val="center"/>
                            <w:tcPrChange w:id="1168" w:author="杰" w:date="2025-08-27T17:13:32Z">
                              <w:tcPr>
                                <w:tcW w:w="567" w:type="dxa"/>
                                <w:vAlign w:val="center"/>
                              </w:tcPr>
                            </w:tcPrChange>
                          </w:tcPr>
                        </w:tcPrChange>
                      </w:tcPr>
                    </w:tcPrChange>
                  </w:tcPr>
                </w:tcPrChange>
              </w:tcPr>
            </w:tcPrChange>
          </w:tcPr>
          <w:p w14:paraId="460034E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169" w:author="杰" w:date="2025-08-27T17:13:32Z">
              <w:tcPr>
                <w:tcW w:w="567" w:type="dxa"/>
                <w:gridSpan w:val="2"/>
                <w:vAlign w:val="center"/>
                <w:tcPrChange w:id="1170" w:author="杰" w:date="2025-08-27T17:13:32Z">
                  <w:tcPr>
                    <w:tcW w:w="567" w:type="dxa"/>
                    <w:vAlign w:val="center"/>
                    <w:tcPrChange w:id="1171" w:author="杰" w:date="2025-08-27T17:13:32Z">
                      <w:tcPr>
                        <w:tcW w:w="567" w:type="dxa"/>
                        <w:vAlign w:val="center"/>
                        <w:tcPrChange w:id="1172" w:author="杰" w:date="2025-08-27T17:13:32Z">
                          <w:tcPr>
                            <w:tcW w:w="567" w:type="dxa"/>
                            <w:vAlign w:val="center"/>
                            <w:tcPrChange w:id="1173" w:author="杰" w:date="2025-08-27T17:13:32Z">
                              <w:tcPr>
                                <w:tcW w:w="567" w:type="dxa"/>
                                <w:vAlign w:val="center"/>
                              </w:tcPr>
                            </w:tcPrChange>
                          </w:tcPr>
                        </w:tcPrChange>
                      </w:tcPr>
                    </w:tcPrChange>
                  </w:tcPr>
                </w:tcPrChange>
              </w:tcPr>
            </w:tcPrChange>
          </w:tcPr>
          <w:p w14:paraId="59689858">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174" w:author="杰" w:date="2025-08-27T17:13:32Z">
              <w:tcPr>
                <w:tcW w:w="567" w:type="dxa"/>
                <w:gridSpan w:val="2"/>
                <w:vAlign w:val="center"/>
                <w:tcPrChange w:id="1175" w:author="杰" w:date="2025-08-27T17:13:32Z">
                  <w:tcPr>
                    <w:tcW w:w="567" w:type="dxa"/>
                    <w:vAlign w:val="center"/>
                    <w:tcPrChange w:id="1176" w:author="杰" w:date="2025-08-27T17:13:32Z">
                      <w:tcPr>
                        <w:tcW w:w="567" w:type="dxa"/>
                        <w:vAlign w:val="center"/>
                        <w:tcPrChange w:id="1177" w:author="杰" w:date="2025-08-27T17:13:32Z">
                          <w:tcPr>
                            <w:tcW w:w="567" w:type="dxa"/>
                            <w:vAlign w:val="center"/>
                            <w:tcPrChange w:id="1178" w:author="杰" w:date="2025-08-27T17:13:32Z">
                              <w:tcPr>
                                <w:tcW w:w="567" w:type="dxa"/>
                                <w:vAlign w:val="center"/>
                              </w:tcPr>
                            </w:tcPrChange>
                          </w:tcPr>
                        </w:tcPrChange>
                      </w:tcPr>
                    </w:tcPrChange>
                  </w:tcPr>
                </w:tcPrChange>
              </w:tcPr>
            </w:tcPrChange>
          </w:tcPr>
          <w:p w14:paraId="375E6D3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179" w:author="杰" w:date="2025-08-27T17:13:32Z">
              <w:tcPr>
                <w:tcW w:w="846" w:type="dxa"/>
                <w:gridSpan w:val="2"/>
                <w:vMerge w:val="continue"/>
                <w:vAlign w:val="center"/>
                <w:tcPrChange w:id="1180" w:author="杰" w:date="2025-08-27T17:13:32Z">
                  <w:tcPr>
                    <w:tcW w:w="846" w:type="dxa"/>
                    <w:vMerge w:val="continue"/>
                    <w:vAlign w:val="center"/>
                    <w:tcPrChange w:id="1181" w:author="杰" w:date="2025-08-27T17:13:32Z">
                      <w:tcPr>
                        <w:tcW w:w="846" w:type="dxa"/>
                        <w:vMerge w:val="continue"/>
                        <w:vAlign w:val="center"/>
                        <w:tcPrChange w:id="1182" w:author="杰" w:date="2025-08-27T17:13:32Z">
                          <w:tcPr>
                            <w:tcW w:w="846" w:type="dxa"/>
                            <w:vMerge w:val="continue"/>
                            <w:vAlign w:val="center"/>
                            <w:tcPrChange w:id="1183" w:author="杰" w:date="2025-08-27T17:13:32Z">
                              <w:tcPr>
                                <w:tcW w:w="846" w:type="dxa"/>
                                <w:vMerge w:val="continue"/>
                                <w:vAlign w:val="center"/>
                              </w:tcPr>
                            </w:tcPrChange>
                          </w:tcPr>
                        </w:tcPrChange>
                      </w:tcPr>
                    </w:tcPrChange>
                  </w:tcPr>
                </w:tcPrChange>
              </w:tcPr>
            </w:tcPrChange>
          </w:tcPr>
          <w:p w14:paraId="79CFA62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29C8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84"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184" w:author="杰" w:date="2025-08-27T17:13:32Z">
            <w:trPr>
              <w:gridBefore w:val="1"/>
              <w:wBefore w:w="80" w:type="dxa"/>
              <w:trHeight w:val="510" w:hRule="atLeast"/>
              <w:jc w:val="center"/>
            </w:trPr>
          </w:trPrChange>
        </w:trPr>
        <w:tc>
          <w:tcPr>
            <w:tcW w:w="1134" w:type="dxa"/>
            <w:vAlign w:val="center"/>
            <w:tcPrChange w:id="1185" w:author="杰" w:date="2025-08-27T17:13:32Z">
              <w:tcPr>
                <w:tcW w:w="1134" w:type="dxa"/>
                <w:gridSpan w:val="2"/>
                <w:vAlign w:val="center"/>
                <w:tcPrChange w:id="1186" w:author="杰" w:date="2025-08-27T17:13:32Z">
                  <w:tcPr>
                    <w:tcW w:w="1134" w:type="dxa"/>
                    <w:vAlign w:val="center"/>
                    <w:tcPrChange w:id="1187" w:author="杰" w:date="2025-08-27T17:13:32Z">
                      <w:tcPr>
                        <w:tcW w:w="1134" w:type="dxa"/>
                        <w:vAlign w:val="center"/>
                        <w:tcPrChange w:id="1188" w:author="杰" w:date="2025-08-27T17:13:32Z">
                          <w:tcPr>
                            <w:tcW w:w="1134" w:type="dxa"/>
                            <w:vAlign w:val="center"/>
                            <w:tcPrChange w:id="1189" w:author="杰" w:date="2025-08-27T17:13:32Z">
                              <w:tcPr>
                                <w:tcW w:w="1134" w:type="dxa"/>
                                <w:vAlign w:val="center"/>
                              </w:tcPr>
                            </w:tcPrChange>
                          </w:tcPr>
                        </w:tcPrChange>
                      </w:tcPr>
                    </w:tcPrChange>
                  </w:tcPr>
                </w:tcPrChange>
              </w:tcPr>
            </w:tcPrChange>
          </w:tcPr>
          <w:p w14:paraId="08C4464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c>
          <w:tcPr>
            <w:tcW w:w="4248" w:type="dxa"/>
            <w:vAlign w:val="center"/>
            <w:tcPrChange w:id="1190" w:author="杰" w:date="2025-08-27T17:13:32Z">
              <w:tcPr>
                <w:tcW w:w="4248" w:type="dxa"/>
                <w:gridSpan w:val="2"/>
                <w:vAlign w:val="center"/>
                <w:tcPrChange w:id="1191" w:author="杰" w:date="2025-08-27T17:13:32Z">
                  <w:tcPr>
                    <w:tcW w:w="4248" w:type="dxa"/>
                    <w:vAlign w:val="center"/>
                    <w:tcPrChange w:id="1192" w:author="杰" w:date="2025-08-27T17:13:32Z">
                      <w:tcPr>
                        <w:tcW w:w="4248" w:type="dxa"/>
                        <w:vAlign w:val="center"/>
                        <w:tcPrChange w:id="1193" w:author="杰" w:date="2025-08-27T17:13:32Z">
                          <w:tcPr>
                            <w:tcW w:w="4248" w:type="dxa"/>
                            <w:vAlign w:val="center"/>
                            <w:tcPrChange w:id="1194" w:author="杰" w:date="2025-08-27T17:13:32Z">
                              <w:tcPr>
                                <w:tcW w:w="4248" w:type="dxa"/>
                                <w:vAlign w:val="center"/>
                              </w:tcPr>
                            </w:tcPrChange>
                          </w:tcPr>
                        </w:tcPrChange>
                      </w:tcPr>
                    </w:tcPrChange>
                  </w:tcPr>
                </w:tcPrChange>
              </w:tcPr>
            </w:tcPrChange>
          </w:tcPr>
          <w:p w14:paraId="341A4607">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音乐鉴赏</w:t>
            </w:r>
          </w:p>
          <w:p w14:paraId="1415CA75">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Music Appreciation</w:t>
            </w:r>
          </w:p>
        </w:tc>
        <w:tc>
          <w:tcPr>
            <w:tcW w:w="645" w:type="dxa"/>
            <w:vAlign w:val="center"/>
            <w:tcPrChange w:id="1195" w:author="杰" w:date="2025-08-27T17:13:32Z">
              <w:tcPr>
                <w:tcW w:w="645" w:type="dxa"/>
                <w:gridSpan w:val="2"/>
                <w:vAlign w:val="center"/>
                <w:tcPrChange w:id="1196" w:author="杰" w:date="2025-08-27T17:13:32Z">
                  <w:tcPr>
                    <w:tcW w:w="645" w:type="dxa"/>
                    <w:vAlign w:val="center"/>
                    <w:tcPrChange w:id="1197" w:author="杰" w:date="2025-08-27T17:13:32Z">
                      <w:tcPr>
                        <w:tcW w:w="645" w:type="dxa"/>
                        <w:vAlign w:val="center"/>
                        <w:tcPrChange w:id="1198" w:author="杰" w:date="2025-08-27T17:13:32Z">
                          <w:tcPr>
                            <w:tcW w:w="645" w:type="dxa"/>
                            <w:vAlign w:val="center"/>
                            <w:tcPrChange w:id="1199" w:author="杰" w:date="2025-08-27T17:13:32Z">
                              <w:tcPr>
                                <w:tcW w:w="645" w:type="dxa"/>
                                <w:vAlign w:val="center"/>
                              </w:tcPr>
                            </w:tcPrChange>
                          </w:tcPr>
                        </w:tcPrChange>
                      </w:tcPr>
                    </w:tcPrChange>
                  </w:tcPr>
                </w:tcPrChange>
              </w:tcPr>
            </w:tcPrChange>
          </w:tcPr>
          <w:p w14:paraId="66B8703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200" w:author="杰" w:date="2025-08-27T17:13:32Z">
              <w:tcPr>
                <w:tcW w:w="490" w:type="dxa"/>
                <w:gridSpan w:val="2"/>
                <w:vAlign w:val="center"/>
                <w:tcPrChange w:id="1201" w:author="杰" w:date="2025-08-27T17:13:32Z">
                  <w:tcPr>
                    <w:tcW w:w="490" w:type="dxa"/>
                    <w:vAlign w:val="center"/>
                    <w:tcPrChange w:id="1202" w:author="杰" w:date="2025-08-27T17:13:32Z">
                      <w:tcPr>
                        <w:tcW w:w="490" w:type="dxa"/>
                        <w:vAlign w:val="center"/>
                        <w:tcPrChange w:id="1203" w:author="杰" w:date="2025-08-27T17:13:32Z">
                          <w:tcPr>
                            <w:tcW w:w="490" w:type="dxa"/>
                            <w:vAlign w:val="center"/>
                            <w:tcPrChange w:id="1204" w:author="杰" w:date="2025-08-27T17:13:32Z">
                              <w:tcPr>
                                <w:tcW w:w="490" w:type="dxa"/>
                                <w:vAlign w:val="center"/>
                              </w:tcPr>
                            </w:tcPrChange>
                          </w:tcPr>
                        </w:tcPrChange>
                      </w:tcPr>
                    </w:tcPrChange>
                  </w:tcPr>
                </w:tcPrChange>
              </w:tcPr>
            </w:tcPrChange>
          </w:tcPr>
          <w:p w14:paraId="04BB0D88">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205" w:author="杰" w:date="2025-08-27T17:13:32Z">
              <w:tcPr>
                <w:tcW w:w="567" w:type="dxa"/>
                <w:gridSpan w:val="2"/>
                <w:vAlign w:val="center"/>
                <w:tcPrChange w:id="1206" w:author="杰" w:date="2025-08-27T17:13:32Z">
                  <w:tcPr>
                    <w:tcW w:w="567" w:type="dxa"/>
                    <w:vAlign w:val="center"/>
                    <w:tcPrChange w:id="1207" w:author="杰" w:date="2025-08-27T17:13:32Z">
                      <w:tcPr>
                        <w:tcW w:w="567" w:type="dxa"/>
                        <w:vAlign w:val="center"/>
                        <w:tcPrChange w:id="1208" w:author="杰" w:date="2025-08-27T17:13:32Z">
                          <w:tcPr>
                            <w:tcW w:w="567" w:type="dxa"/>
                            <w:vAlign w:val="center"/>
                            <w:tcPrChange w:id="1209" w:author="杰" w:date="2025-08-27T17:13:32Z">
                              <w:tcPr>
                                <w:tcW w:w="567" w:type="dxa"/>
                                <w:vAlign w:val="center"/>
                              </w:tcPr>
                            </w:tcPrChange>
                          </w:tcPr>
                        </w:tcPrChange>
                      </w:tcPr>
                    </w:tcPrChange>
                  </w:tcPr>
                </w:tcPrChange>
              </w:tcPr>
            </w:tcPrChange>
          </w:tcPr>
          <w:p w14:paraId="541C59E4">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210" w:author="杰" w:date="2025-08-27T17:13:32Z">
              <w:tcPr>
                <w:tcW w:w="567" w:type="dxa"/>
                <w:gridSpan w:val="2"/>
                <w:vAlign w:val="center"/>
                <w:tcPrChange w:id="1211" w:author="杰" w:date="2025-08-27T17:13:32Z">
                  <w:tcPr>
                    <w:tcW w:w="567" w:type="dxa"/>
                    <w:vAlign w:val="center"/>
                    <w:tcPrChange w:id="1212" w:author="杰" w:date="2025-08-27T17:13:32Z">
                      <w:tcPr>
                        <w:tcW w:w="567" w:type="dxa"/>
                        <w:vAlign w:val="center"/>
                        <w:tcPrChange w:id="1213" w:author="杰" w:date="2025-08-27T17:13:32Z">
                          <w:tcPr>
                            <w:tcW w:w="567" w:type="dxa"/>
                            <w:vAlign w:val="center"/>
                            <w:tcPrChange w:id="1214" w:author="杰" w:date="2025-08-27T17:13:32Z">
                              <w:tcPr>
                                <w:tcW w:w="567" w:type="dxa"/>
                                <w:vAlign w:val="center"/>
                              </w:tcPr>
                            </w:tcPrChange>
                          </w:tcPr>
                        </w:tcPrChange>
                      </w:tcPr>
                    </w:tcPrChange>
                  </w:tcPr>
                </w:tcPrChange>
              </w:tcPr>
            </w:tcPrChange>
          </w:tcPr>
          <w:p w14:paraId="0ED4262C">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215" w:author="杰" w:date="2025-08-27T17:13:32Z">
              <w:tcPr>
                <w:tcW w:w="567" w:type="dxa"/>
                <w:gridSpan w:val="2"/>
                <w:vAlign w:val="center"/>
                <w:tcPrChange w:id="1216" w:author="杰" w:date="2025-08-27T17:13:32Z">
                  <w:tcPr>
                    <w:tcW w:w="567" w:type="dxa"/>
                    <w:vAlign w:val="center"/>
                    <w:tcPrChange w:id="1217" w:author="杰" w:date="2025-08-27T17:13:32Z">
                      <w:tcPr>
                        <w:tcW w:w="567" w:type="dxa"/>
                        <w:vAlign w:val="center"/>
                        <w:tcPrChange w:id="1218" w:author="杰" w:date="2025-08-27T17:13:32Z">
                          <w:tcPr>
                            <w:tcW w:w="567" w:type="dxa"/>
                            <w:vAlign w:val="center"/>
                            <w:tcPrChange w:id="1219" w:author="杰" w:date="2025-08-27T17:13:32Z">
                              <w:tcPr>
                                <w:tcW w:w="567" w:type="dxa"/>
                                <w:vAlign w:val="center"/>
                              </w:tcPr>
                            </w:tcPrChange>
                          </w:tcPr>
                        </w:tcPrChange>
                      </w:tcPr>
                    </w:tcPrChange>
                  </w:tcPr>
                </w:tcPrChange>
              </w:tcPr>
            </w:tcPrChange>
          </w:tcPr>
          <w:p w14:paraId="18DD6B7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220" w:author="杰" w:date="2025-08-27T17:13:32Z">
              <w:tcPr>
                <w:tcW w:w="846" w:type="dxa"/>
                <w:gridSpan w:val="2"/>
                <w:vMerge w:val="continue"/>
                <w:vAlign w:val="center"/>
                <w:tcPrChange w:id="1221" w:author="杰" w:date="2025-08-27T17:13:32Z">
                  <w:tcPr>
                    <w:tcW w:w="846" w:type="dxa"/>
                    <w:vMerge w:val="continue"/>
                    <w:vAlign w:val="center"/>
                    <w:tcPrChange w:id="1222" w:author="杰" w:date="2025-08-27T17:13:32Z">
                      <w:tcPr>
                        <w:tcW w:w="846" w:type="dxa"/>
                        <w:vMerge w:val="continue"/>
                        <w:vAlign w:val="center"/>
                        <w:tcPrChange w:id="1223" w:author="杰" w:date="2025-08-27T17:13:32Z">
                          <w:tcPr>
                            <w:tcW w:w="846" w:type="dxa"/>
                            <w:vMerge w:val="continue"/>
                            <w:vAlign w:val="center"/>
                            <w:tcPrChange w:id="1224" w:author="杰" w:date="2025-08-27T17:13:32Z">
                              <w:tcPr>
                                <w:tcW w:w="846" w:type="dxa"/>
                                <w:vMerge w:val="continue"/>
                                <w:vAlign w:val="center"/>
                              </w:tcPr>
                            </w:tcPrChange>
                          </w:tcPr>
                        </w:tcPrChange>
                      </w:tcPr>
                    </w:tcPrChange>
                  </w:tcPr>
                </w:tcPrChange>
              </w:tcPr>
            </w:tcPrChange>
          </w:tcPr>
          <w:p w14:paraId="37D66CE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67E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25"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225" w:author="杰" w:date="2025-08-27T17:13:32Z">
            <w:trPr>
              <w:gridBefore w:val="1"/>
              <w:wBefore w:w="80" w:type="dxa"/>
              <w:trHeight w:val="510" w:hRule="atLeast"/>
              <w:jc w:val="center"/>
            </w:trPr>
          </w:trPrChange>
        </w:trPr>
        <w:tc>
          <w:tcPr>
            <w:tcW w:w="1134" w:type="dxa"/>
            <w:vAlign w:val="center"/>
            <w:tcPrChange w:id="1226" w:author="杰" w:date="2025-08-27T17:13:32Z">
              <w:tcPr>
                <w:tcW w:w="1134" w:type="dxa"/>
                <w:gridSpan w:val="2"/>
                <w:vAlign w:val="center"/>
                <w:tcPrChange w:id="1227" w:author="杰" w:date="2025-08-27T17:13:32Z">
                  <w:tcPr>
                    <w:tcW w:w="1134" w:type="dxa"/>
                    <w:vAlign w:val="center"/>
                    <w:tcPrChange w:id="1228" w:author="杰" w:date="2025-08-27T17:13:32Z">
                      <w:tcPr>
                        <w:tcW w:w="1134" w:type="dxa"/>
                        <w:vAlign w:val="center"/>
                        <w:tcPrChange w:id="1229" w:author="杰" w:date="2025-08-27T17:13:32Z">
                          <w:tcPr>
                            <w:tcW w:w="1134" w:type="dxa"/>
                            <w:vAlign w:val="center"/>
                            <w:tcPrChange w:id="1230" w:author="杰" w:date="2025-08-27T17:13:32Z">
                              <w:tcPr>
                                <w:tcW w:w="1134" w:type="dxa"/>
                                <w:vAlign w:val="center"/>
                              </w:tcPr>
                            </w:tcPrChange>
                          </w:tcPr>
                        </w:tcPrChange>
                      </w:tcPr>
                    </w:tcPrChange>
                  </w:tcPr>
                </w:tcPrChange>
              </w:tcPr>
            </w:tcPrChange>
          </w:tcPr>
          <w:p w14:paraId="0C5FC3E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00</w:t>
            </w: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c>
          <w:tcPr>
            <w:tcW w:w="4248" w:type="dxa"/>
            <w:vAlign w:val="center"/>
            <w:tcPrChange w:id="1231" w:author="杰" w:date="2025-08-27T17:13:32Z">
              <w:tcPr>
                <w:tcW w:w="4248" w:type="dxa"/>
                <w:gridSpan w:val="2"/>
                <w:vAlign w:val="center"/>
                <w:tcPrChange w:id="1232" w:author="杰" w:date="2025-08-27T17:13:32Z">
                  <w:tcPr>
                    <w:tcW w:w="4248" w:type="dxa"/>
                    <w:vAlign w:val="center"/>
                    <w:tcPrChange w:id="1233" w:author="杰" w:date="2025-08-27T17:13:32Z">
                      <w:tcPr>
                        <w:tcW w:w="4248" w:type="dxa"/>
                        <w:vAlign w:val="center"/>
                        <w:tcPrChange w:id="1234" w:author="杰" w:date="2025-08-27T17:13:32Z">
                          <w:tcPr>
                            <w:tcW w:w="4248" w:type="dxa"/>
                            <w:vAlign w:val="center"/>
                            <w:tcPrChange w:id="1235" w:author="杰" w:date="2025-08-27T17:13:32Z">
                              <w:tcPr>
                                <w:tcW w:w="4248" w:type="dxa"/>
                                <w:vAlign w:val="center"/>
                              </w:tcPr>
                            </w:tcPrChange>
                          </w:tcPr>
                        </w:tcPrChange>
                      </w:tcPr>
                    </w:tcPrChange>
                  </w:tcPr>
                </w:tcPrChange>
              </w:tcPr>
            </w:tcPrChange>
          </w:tcPr>
          <w:p w14:paraId="21E7CC12">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美术鉴赏</w:t>
            </w:r>
          </w:p>
          <w:p w14:paraId="32F6F076">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Fine Arts Appreciation</w:t>
            </w:r>
          </w:p>
        </w:tc>
        <w:tc>
          <w:tcPr>
            <w:tcW w:w="645" w:type="dxa"/>
            <w:vAlign w:val="center"/>
            <w:tcPrChange w:id="1236" w:author="杰" w:date="2025-08-27T17:13:32Z">
              <w:tcPr>
                <w:tcW w:w="645" w:type="dxa"/>
                <w:gridSpan w:val="2"/>
                <w:vAlign w:val="center"/>
                <w:tcPrChange w:id="1237" w:author="杰" w:date="2025-08-27T17:13:32Z">
                  <w:tcPr>
                    <w:tcW w:w="645" w:type="dxa"/>
                    <w:vAlign w:val="center"/>
                    <w:tcPrChange w:id="1238" w:author="杰" w:date="2025-08-27T17:13:32Z">
                      <w:tcPr>
                        <w:tcW w:w="645" w:type="dxa"/>
                        <w:vAlign w:val="center"/>
                        <w:tcPrChange w:id="1239" w:author="杰" w:date="2025-08-27T17:13:32Z">
                          <w:tcPr>
                            <w:tcW w:w="645" w:type="dxa"/>
                            <w:vAlign w:val="center"/>
                            <w:tcPrChange w:id="1240" w:author="杰" w:date="2025-08-27T17:13:32Z">
                              <w:tcPr>
                                <w:tcW w:w="645" w:type="dxa"/>
                                <w:vAlign w:val="center"/>
                              </w:tcPr>
                            </w:tcPrChange>
                          </w:tcPr>
                        </w:tcPrChange>
                      </w:tcPr>
                    </w:tcPrChange>
                  </w:tcPr>
                </w:tcPrChange>
              </w:tcPr>
            </w:tcPrChange>
          </w:tcPr>
          <w:p w14:paraId="05B5133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241" w:author="杰" w:date="2025-08-27T17:13:32Z">
              <w:tcPr>
                <w:tcW w:w="490" w:type="dxa"/>
                <w:gridSpan w:val="2"/>
                <w:vAlign w:val="center"/>
                <w:tcPrChange w:id="1242" w:author="杰" w:date="2025-08-27T17:13:32Z">
                  <w:tcPr>
                    <w:tcW w:w="490" w:type="dxa"/>
                    <w:vAlign w:val="center"/>
                    <w:tcPrChange w:id="1243" w:author="杰" w:date="2025-08-27T17:13:32Z">
                      <w:tcPr>
                        <w:tcW w:w="490" w:type="dxa"/>
                        <w:vAlign w:val="center"/>
                        <w:tcPrChange w:id="1244" w:author="杰" w:date="2025-08-27T17:13:32Z">
                          <w:tcPr>
                            <w:tcW w:w="490" w:type="dxa"/>
                            <w:vAlign w:val="center"/>
                            <w:tcPrChange w:id="1245" w:author="杰" w:date="2025-08-27T17:13:32Z">
                              <w:tcPr>
                                <w:tcW w:w="490" w:type="dxa"/>
                                <w:vAlign w:val="center"/>
                              </w:tcPr>
                            </w:tcPrChange>
                          </w:tcPr>
                        </w:tcPrChange>
                      </w:tcPr>
                    </w:tcPrChange>
                  </w:tcPr>
                </w:tcPrChange>
              </w:tcPr>
            </w:tcPrChange>
          </w:tcPr>
          <w:p w14:paraId="75E28DBA">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246" w:author="杰" w:date="2025-08-27T17:13:32Z">
              <w:tcPr>
                <w:tcW w:w="567" w:type="dxa"/>
                <w:gridSpan w:val="2"/>
                <w:vAlign w:val="center"/>
                <w:tcPrChange w:id="1247" w:author="杰" w:date="2025-08-27T17:13:32Z">
                  <w:tcPr>
                    <w:tcW w:w="567" w:type="dxa"/>
                    <w:vAlign w:val="center"/>
                    <w:tcPrChange w:id="1248" w:author="杰" w:date="2025-08-27T17:13:32Z">
                      <w:tcPr>
                        <w:tcW w:w="567" w:type="dxa"/>
                        <w:vAlign w:val="center"/>
                        <w:tcPrChange w:id="1249" w:author="杰" w:date="2025-08-27T17:13:32Z">
                          <w:tcPr>
                            <w:tcW w:w="567" w:type="dxa"/>
                            <w:vAlign w:val="center"/>
                            <w:tcPrChange w:id="1250" w:author="杰" w:date="2025-08-27T17:13:32Z">
                              <w:tcPr>
                                <w:tcW w:w="567" w:type="dxa"/>
                                <w:vAlign w:val="center"/>
                              </w:tcPr>
                            </w:tcPrChange>
                          </w:tcPr>
                        </w:tcPrChange>
                      </w:tcPr>
                    </w:tcPrChange>
                  </w:tcPr>
                </w:tcPrChange>
              </w:tcPr>
            </w:tcPrChange>
          </w:tcPr>
          <w:p w14:paraId="273654E7">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251" w:author="杰" w:date="2025-08-27T17:13:32Z">
              <w:tcPr>
                <w:tcW w:w="567" w:type="dxa"/>
                <w:gridSpan w:val="2"/>
                <w:vAlign w:val="center"/>
                <w:tcPrChange w:id="1252" w:author="杰" w:date="2025-08-27T17:13:32Z">
                  <w:tcPr>
                    <w:tcW w:w="567" w:type="dxa"/>
                    <w:vAlign w:val="center"/>
                    <w:tcPrChange w:id="1253" w:author="杰" w:date="2025-08-27T17:13:32Z">
                      <w:tcPr>
                        <w:tcW w:w="567" w:type="dxa"/>
                        <w:vAlign w:val="center"/>
                        <w:tcPrChange w:id="1254" w:author="杰" w:date="2025-08-27T17:13:32Z">
                          <w:tcPr>
                            <w:tcW w:w="567" w:type="dxa"/>
                            <w:vAlign w:val="center"/>
                            <w:tcPrChange w:id="1255" w:author="杰" w:date="2025-08-27T17:13:32Z">
                              <w:tcPr>
                                <w:tcW w:w="567" w:type="dxa"/>
                                <w:vAlign w:val="center"/>
                              </w:tcPr>
                            </w:tcPrChange>
                          </w:tcPr>
                        </w:tcPrChange>
                      </w:tcPr>
                    </w:tcPrChange>
                  </w:tcPr>
                </w:tcPrChange>
              </w:tcPr>
            </w:tcPrChange>
          </w:tcPr>
          <w:p w14:paraId="4DF0EDC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256" w:author="杰" w:date="2025-08-27T17:13:32Z">
              <w:tcPr>
                <w:tcW w:w="567" w:type="dxa"/>
                <w:gridSpan w:val="2"/>
                <w:vAlign w:val="center"/>
                <w:tcPrChange w:id="1257" w:author="杰" w:date="2025-08-27T17:13:32Z">
                  <w:tcPr>
                    <w:tcW w:w="567" w:type="dxa"/>
                    <w:vAlign w:val="center"/>
                    <w:tcPrChange w:id="1258" w:author="杰" w:date="2025-08-27T17:13:32Z">
                      <w:tcPr>
                        <w:tcW w:w="567" w:type="dxa"/>
                        <w:vAlign w:val="center"/>
                        <w:tcPrChange w:id="1259" w:author="杰" w:date="2025-08-27T17:13:32Z">
                          <w:tcPr>
                            <w:tcW w:w="567" w:type="dxa"/>
                            <w:vAlign w:val="center"/>
                            <w:tcPrChange w:id="1260" w:author="杰" w:date="2025-08-27T17:13:32Z">
                              <w:tcPr>
                                <w:tcW w:w="567" w:type="dxa"/>
                                <w:vAlign w:val="center"/>
                              </w:tcPr>
                            </w:tcPrChange>
                          </w:tcPr>
                        </w:tcPrChange>
                      </w:tcPr>
                    </w:tcPrChange>
                  </w:tcPr>
                </w:tcPrChange>
              </w:tcPr>
            </w:tcPrChange>
          </w:tcPr>
          <w:p w14:paraId="297CD3A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261" w:author="杰" w:date="2025-08-27T17:13:32Z">
              <w:tcPr>
                <w:tcW w:w="846" w:type="dxa"/>
                <w:gridSpan w:val="2"/>
                <w:vMerge w:val="continue"/>
                <w:vAlign w:val="center"/>
                <w:tcPrChange w:id="1262" w:author="杰" w:date="2025-08-27T17:13:32Z">
                  <w:tcPr>
                    <w:tcW w:w="846" w:type="dxa"/>
                    <w:vMerge w:val="continue"/>
                    <w:vAlign w:val="center"/>
                    <w:tcPrChange w:id="1263" w:author="杰" w:date="2025-08-27T17:13:32Z">
                      <w:tcPr>
                        <w:tcW w:w="846" w:type="dxa"/>
                        <w:vMerge w:val="continue"/>
                        <w:vAlign w:val="center"/>
                        <w:tcPrChange w:id="1264" w:author="杰" w:date="2025-08-27T17:13:32Z">
                          <w:tcPr>
                            <w:tcW w:w="846" w:type="dxa"/>
                            <w:vMerge w:val="continue"/>
                            <w:vAlign w:val="center"/>
                            <w:tcPrChange w:id="1265" w:author="杰" w:date="2025-08-27T17:13:32Z">
                              <w:tcPr>
                                <w:tcW w:w="846" w:type="dxa"/>
                                <w:vMerge w:val="continue"/>
                                <w:vAlign w:val="center"/>
                              </w:tcPr>
                            </w:tcPrChange>
                          </w:tcPr>
                        </w:tcPrChange>
                      </w:tcPr>
                    </w:tcPrChange>
                  </w:tcPr>
                </w:tcPrChange>
              </w:tcPr>
            </w:tcPrChange>
          </w:tcPr>
          <w:p w14:paraId="52B4DE2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71C8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66"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266" w:author="杰" w:date="2025-08-27T17:13:32Z">
            <w:trPr>
              <w:gridBefore w:val="1"/>
              <w:wBefore w:w="80" w:type="dxa"/>
              <w:trHeight w:val="510" w:hRule="atLeast"/>
              <w:jc w:val="center"/>
            </w:trPr>
          </w:trPrChange>
        </w:trPr>
        <w:tc>
          <w:tcPr>
            <w:tcW w:w="1134" w:type="dxa"/>
            <w:vAlign w:val="center"/>
            <w:tcPrChange w:id="1267" w:author="杰" w:date="2025-08-27T17:13:32Z">
              <w:tcPr>
                <w:tcW w:w="1134" w:type="dxa"/>
                <w:gridSpan w:val="2"/>
                <w:vAlign w:val="center"/>
                <w:tcPrChange w:id="1268" w:author="杰" w:date="2025-08-27T17:13:32Z">
                  <w:tcPr>
                    <w:tcW w:w="1134" w:type="dxa"/>
                    <w:vAlign w:val="center"/>
                    <w:tcPrChange w:id="1269" w:author="杰" w:date="2025-08-27T17:13:32Z">
                      <w:tcPr>
                        <w:tcW w:w="1134" w:type="dxa"/>
                        <w:vAlign w:val="center"/>
                        <w:tcPrChange w:id="1270" w:author="杰" w:date="2025-08-27T17:13:32Z">
                          <w:tcPr>
                            <w:tcW w:w="1134" w:type="dxa"/>
                            <w:vAlign w:val="center"/>
                            <w:tcPrChange w:id="1271" w:author="杰" w:date="2025-08-27T17:13:32Z">
                              <w:tcPr>
                                <w:tcW w:w="1134" w:type="dxa"/>
                                <w:vAlign w:val="center"/>
                              </w:tcPr>
                            </w:tcPrChange>
                          </w:tcPr>
                        </w:tcPrChange>
                      </w:tcPr>
                    </w:tcPrChange>
                  </w:tcPr>
                </w:tcPrChange>
              </w:tcPr>
            </w:tcPrChange>
          </w:tcPr>
          <w:p w14:paraId="4E26215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008</w:t>
            </w:r>
          </w:p>
        </w:tc>
        <w:tc>
          <w:tcPr>
            <w:tcW w:w="4248" w:type="dxa"/>
            <w:vAlign w:val="center"/>
            <w:tcPrChange w:id="1272" w:author="杰" w:date="2025-08-27T17:13:32Z">
              <w:tcPr>
                <w:tcW w:w="4248" w:type="dxa"/>
                <w:gridSpan w:val="2"/>
                <w:vAlign w:val="center"/>
                <w:tcPrChange w:id="1273" w:author="杰" w:date="2025-08-27T17:13:32Z">
                  <w:tcPr>
                    <w:tcW w:w="4248" w:type="dxa"/>
                    <w:vAlign w:val="center"/>
                    <w:tcPrChange w:id="1274" w:author="杰" w:date="2025-08-27T17:13:32Z">
                      <w:tcPr>
                        <w:tcW w:w="4248" w:type="dxa"/>
                        <w:vAlign w:val="center"/>
                        <w:tcPrChange w:id="1275" w:author="杰" w:date="2025-08-27T17:13:32Z">
                          <w:tcPr>
                            <w:tcW w:w="4248" w:type="dxa"/>
                            <w:vAlign w:val="center"/>
                            <w:tcPrChange w:id="1276" w:author="杰" w:date="2025-08-27T17:13:32Z">
                              <w:tcPr>
                                <w:tcW w:w="4248" w:type="dxa"/>
                                <w:vAlign w:val="center"/>
                              </w:tcPr>
                            </w:tcPrChange>
                          </w:tcPr>
                        </w:tcPrChange>
                      </w:tcPr>
                    </w:tcPrChange>
                  </w:tcPr>
                </w:tcPrChange>
              </w:tcPr>
            </w:tcPrChange>
          </w:tcPr>
          <w:p w14:paraId="7A98B3D9">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影视鉴赏</w:t>
            </w:r>
          </w:p>
          <w:p w14:paraId="2C6B6D40">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Film and TV Series Appreciation</w:t>
            </w:r>
          </w:p>
        </w:tc>
        <w:tc>
          <w:tcPr>
            <w:tcW w:w="645" w:type="dxa"/>
            <w:vAlign w:val="center"/>
            <w:tcPrChange w:id="1277" w:author="杰" w:date="2025-08-27T17:13:32Z">
              <w:tcPr>
                <w:tcW w:w="645" w:type="dxa"/>
                <w:gridSpan w:val="2"/>
                <w:vAlign w:val="center"/>
                <w:tcPrChange w:id="1278" w:author="杰" w:date="2025-08-27T17:13:32Z">
                  <w:tcPr>
                    <w:tcW w:w="645" w:type="dxa"/>
                    <w:vAlign w:val="center"/>
                    <w:tcPrChange w:id="1279" w:author="杰" w:date="2025-08-27T17:13:32Z">
                      <w:tcPr>
                        <w:tcW w:w="645" w:type="dxa"/>
                        <w:vAlign w:val="center"/>
                        <w:tcPrChange w:id="1280" w:author="杰" w:date="2025-08-27T17:13:32Z">
                          <w:tcPr>
                            <w:tcW w:w="645" w:type="dxa"/>
                            <w:vAlign w:val="center"/>
                            <w:tcPrChange w:id="1281" w:author="杰" w:date="2025-08-27T17:13:32Z">
                              <w:tcPr>
                                <w:tcW w:w="645" w:type="dxa"/>
                                <w:vAlign w:val="center"/>
                              </w:tcPr>
                            </w:tcPrChange>
                          </w:tcPr>
                        </w:tcPrChange>
                      </w:tcPr>
                    </w:tcPrChange>
                  </w:tcPr>
                </w:tcPrChange>
              </w:tcPr>
            </w:tcPrChange>
          </w:tcPr>
          <w:p w14:paraId="0836E2D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282" w:author="杰" w:date="2025-08-27T17:13:32Z">
              <w:tcPr>
                <w:tcW w:w="490" w:type="dxa"/>
                <w:gridSpan w:val="2"/>
                <w:vAlign w:val="center"/>
                <w:tcPrChange w:id="1283" w:author="杰" w:date="2025-08-27T17:13:32Z">
                  <w:tcPr>
                    <w:tcW w:w="490" w:type="dxa"/>
                    <w:vAlign w:val="center"/>
                    <w:tcPrChange w:id="1284" w:author="杰" w:date="2025-08-27T17:13:32Z">
                      <w:tcPr>
                        <w:tcW w:w="490" w:type="dxa"/>
                        <w:vAlign w:val="center"/>
                        <w:tcPrChange w:id="1285" w:author="杰" w:date="2025-08-27T17:13:32Z">
                          <w:tcPr>
                            <w:tcW w:w="490" w:type="dxa"/>
                            <w:vAlign w:val="center"/>
                            <w:tcPrChange w:id="1286" w:author="杰" w:date="2025-08-27T17:13:32Z">
                              <w:tcPr>
                                <w:tcW w:w="490" w:type="dxa"/>
                                <w:vAlign w:val="center"/>
                              </w:tcPr>
                            </w:tcPrChange>
                          </w:tcPr>
                        </w:tcPrChange>
                      </w:tcPr>
                    </w:tcPrChange>
                  </w:tcPr>
                </w:tcPrChange>
              </w:tcPr>
            </w:tcPrChange>
          </w:tcPr>
          <w:p w14:paraId="2BBEC20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287" w:author="杰" w:date="2025-08-27T17:13:32Z">
              <w:tcPr>
                <w:tcW w:w="567" w:type="dxa"/>
                <w:gridSpan w:val="2"/>
                <w:vAlign w:val="center"/>
                <w:tcPrChange w:id="1288" w:author="杰" w:date="2025-08-27T17:13:32Z">
                  <w:tcPr>
                    <w:tcW w:w="567" w:type="dxa"/>
                    <w:vAlign w:val="center"/>
                    <w:tcPrChange w:id="1289" w:author="杰" w:date="2025-08-27T17:13:32Z">
                      <w:tcPr>
                        <w:tcW w:w="567" w:type="dxa"/>
                        <w:vAlign w:val="center"/>
                        <w:tcPrChange w:id="1290" w:author="杰" w:date="2025-08-27T17:13:32Z">
                          <w:tcPr>
                            <w:tcW w:w="567" w:type="dxa"/>
                            <w:vAlign w:val="center"/>
                            <w:tcPrChange w:id="1291" w:author="杰" w:date="2025-08-27T17:13:32Z">
                              <w:tcPr>
                                <w:tcW w:w="567" w:type="dxa"/>
                                <w:vAlign w:val="center"/>
                              </w:tcPr>
                            </w:tcPrChange>
                          </w:tcPr>
                        </w:tcPrChange>
                      </w:tcPr>
                    </w:tcPrChange>
                  </w:tcPr>
                </w:tcPrChange>
              </w:tcPr>
            </w:tcPrChange>
          </w:tcPr>
          <w:p w14:paraId="33515705">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292" w:author="杰" w:date="2025-08-27T17:13:32Z">
              <w:tcPr>
                <w:tcW w:w="567" w:type="dxa"/>
                <w:gridSpan w:val="2"/>
                <w:vAlign w:val="center"/>
                <w:tcPrChange w:id="1293" w:author="杰" w:date="2025-08-27T17:13:32Z">
                  <w:tcPr>
                    <w:tcW w:w="567" w:type="dxa"/>
                    <w:vAlign w:val="center"/>
                    <w:tcPrChange w:id="1294" w:author="杰" w:date="2025-08-27T17:13:32Z">
                      <w:tcPr>
                        <w:tcW w:w="567" w:type="dxa"/>
                        <w:vAlign w:val="center"/>
                        <w:tcPrChange w:id="1295" w:author="杰" w:date="2025-08-27T17:13:32Z">
                          <w:tcPr>
                            <w:tcW w:w="567" w:type="dxa"/>
                            <w:vAlign w:val="center"/>
                            <w:tcPrChange w:id="1296" w:author="杰" w:date="2025-08-27T17:13:32Z">
                              <w:tcPr>
                                <w:tcW w:w="567" w:type="dxa"/>
                                <w:vAlign w:val="center"/>
                              </w:tcPr>
                            </w:tcPrChange>
                          </w:tcPr>
                        </w:tcPrChange>
                      </w:tcPr>
                    </w:tcPrChange>
                  </w:tcPr>
                </w:tcPrChange>
              </w:tcPr>
            </w:tcPrChange>
          </w:tcPr>
          <w:p w14:paraId="2774A6A5">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297" w:author="杰" w:date="2025-08-27T17:13:32Z">
              <w:tcPr>
                <w:tcW w:w="567" w:type="dxa"/>
                <w:gridSpan w:val="2"/>
                <w:vAlign w:val="center"/>
                <w:tcPrChange w:id="1298" w:author="杰" w:date="2025-08-27T17:13:32Z">
                  <w:tcPr>
                    <w:tcW w:w="567" w:type="dxa"/>
                    <w:vAlign w:val="center"/>
                    <w:tcPrChange w:id="1299" w:author="杰" w:date="2025-08-27T17:13:32Z">
                      <w:tcPr>
                        <w:tcW w:w="567" w:type="dxa"/>
                        <w:vAlign w:val="center"/>
                        <w:tcPrChange w:id="1300" w:author="杰" w:date="2025-08-27T17:13:32Z">
                          <w:tcPr>
                            <w:tcW w:w="567" w:type="dxa"/>
                            <w:vAlign w:val="center"/>
                            <w:tcPrChange w:id="1301" w:author="杰" w:date="2025-08-27T17:13:32Z">
                              <w:tcPr>
                                <w:tcW w:w="567" w:type="dxa"/>
                                <w:vAlign w:val="center"/>
                              </w:tcPr>
                            </w:tcPrChange>
                          </w:tcPr>
                        </w:tcPrChange>
                      </w:tcPr>
                    </w:tcPrChange>
                  </w:tcPr>
                </w:tcPrChange>
              </w:tcPr>
            </w:tcPrChange>
          </w:tcPr>
          <w:p w14:paraId="6924BBF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302" w:author="杰" w:date="2025-08-27T17:13:32Z">
              <w:tcPr>
                <w:tcW w:w="846" w:type="dxa"/>
                <w:gridSpan w:val="2"/>
                <w:vMerge w:val="continue"/>
                <w:vAlign w:val="center"/>
                <w:tcPrChange w:id="1303" w:author="杰" w:date="2025-08-27T17:13:32Z">
                  <w:tcPr>
                    <w:tcW w:w="846" w:type="dxa"/>
                    <w:vMerge w:val="continue"/>
                    <w:vAlign w:val="center"/>
                    <w:tcPrChange w:id="1304" w:author="杰" w:date="2025-08-27T17:13:32Z">
                      <w:tcPr>
                        <w:tcW w:w="846" w:type="dxa"/>
                        <w:vMerge w:val="continue"/>
                        <w:vAlign w:val="center"/>
                        <w:tcPrChange w:id="1305" w:author="杰" w:date="2025-08-27T17:13:32Z">
                          <w:tcPr>
                            <w:tcW w:w="846" w:type="dxa"/>
                            <w:vMerge w:val="continue"/>
                            <w:vAlign w:val="center"/>
                            <w:tcPrChange w:id="1306" w:author="杰" w:date="2025-08-27T17:13:32Z">
                              <w:tcPr>
                                <w:tcW w:w="846" w:type="dxa"/>
                                <w:vMerge w:val="continue"/>
                                <w:vAlign w:val="center"/>
                              </w:tcPr>
                            </w:tcPrChange>
                          </w:tcPr>
                        </w:tcPrChange>
                      </w:tcPr>
                    </w:tcPrChange>
                  </w:tcPr>
                </w:tcPrChange>
              </w:tcPr>
            </w:tcPrChange>
          </w:tcPr>
          <w:p w14:paraId="005969C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70DF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0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307" w:author="杰" w:date="2025-08-27T17:13:32Z">
            <w:trPr>
              <w:gridBefore w:val="1"/>
              <w:wBefore w:w="80" w:type="dxa"/>
              <w:trHeight w:val="510" w:hRule="atLeast"/>
              <w:jc w:val="center"/>
            </w:trPr>
          </w:trPrChange>
        </w:trPr>
        <w:tc>
          <w:tcPr>
            <w:tcW w:w="1134" w:type="dxa"/>
            <w:vAlign w:val="center"/>
            <w:tcPrChange w:id="1308" w:author="杰" w:date="2025-08-27T17:13:32Z">
              <w:tcPr>
                <w:tcW w:w="1134" w:type="dxa"/>
                <w:gridSpan w:val="2"/>
                <w:vAlign w:val="center"/>
                <w:tcPrChange w:id="1309" w:author="杰" w:date="2025-08-27T17:13:32Z">
                  <w:tcPr>
                    <w:tcW w:w="1134" w:type="dxa"/>
                    <w:vAlign w:val="center"/>
                    <w:tcPrChange w:id="1310" w:author="杰" w:date="2025-08-27T17:13:32Z">
                      <w:tcPr>
                        <w:tcW w:w="1134" w:type="dxa"/>
                        <w:vAlign w:val="center"/>
                        <w:tcPrChange w:id="1311" w:author="杰" w:date="2025-08-27T17:13:32Z">
                          <w:tcPr>
                            <w:tcW w:w="1134" w:type="dxa"/>
                            <w:vAlign w:val="center"/>
                            <w:tcPrChange w:id="1312" w:author="杰" w:date="2025-08-27T17:13:32Z">
                              <w:tcPr>
                                <w:tcW w:w="1134" w:type="dxa"/>
                                <w:vAlign w:val="center"/>
                              </w:tcPr>
                            </w:tcPrChange>
                          </w:tcPr>
                        </w:tcPrChange>
                      </w:tcPr>
                    </w:tcPrChange>
                  </w:tcPr>
                </w:tcPrChange>
              </w:tcPr>
            </w:tcPrChange>
          </w:tcPr>
          <w:p w14:paraId="4600349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009</w:t>
            </w:r>
          </w:p>
        </w:tc>
        <w:tc>
          <w:tcPr>
            <w:tcW w:w="4248" w:type="dxa"/>
            <w:vAlign w:val="center"/>
            <w:tcPrChange w:id="1313" w:author="杰" w:date="2025-08-27T17:13:32Z">
              <w:tcPr>
                <w:tcW w:w="4248" w:type="dxa"/>
                <w:gridSpan w:val="2"/>
                <w:vAlign w:val="center"/>
                <w:tcPrChange w:id="1314" w:author="杰" w:date="2025-08-27T17:13:32Z">
                  <w:tcPr>
                    <w:tcW w:w="4248" w:type="dxa"/>
                    <w:vAlign w:val="center"/>
                    <w:tcPrChange w:id="1315" w:author="杰" w:date="2025-08-27T17:13:32Z">
                      <w:tcPr>
                        <w:tcW w:w="4248" w:type="dxa"/>
                        <w:vAlign w:val="center"/>
                        <w:tcPrChange w:id="1316" w:author="杰" w:date="2025-08-27T17:13:32Z">
                          <w:tcPr>
                            <w:tcW w:w="4248" w:type="dxa"/>
                            <w:vAlign w:val="center"/>
                            <w:tcPrChange w:id="1317" w:author="杰" w:date="2025-08-27T17:13:32Z">
                              <w:tcPr>
                                <w:tcW w:w="4248" w:type="dxa"/>
                                <w:vAlign w:val="center"/>
                              </w:tcPr>
                            </w:tcPrChange>
                          </w:tcPr>
                        </w:tcPrChange>
                      </w:tcPr>
                    </w:tcPrChange>
                  </w:tcPr>
                </w:tcPrChange>
              </w:tcPr>
            </w:tcPrChange>
          </w:tcPr>
          <w:p w14:paraId="579C9949">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舞蹈鉴赏</w:t>
            </w:r>
          </w:p>
          <w:p w14:paraId="116AD613">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Dance Appreciation</w:t>
            </w:r>
          </w:p>
        </w:tc>
        <w:tc>
          <w:tcPr>
            <w:tcW w:w="645" w:type="dxa"/>
            <w:vAlign w:val="center"/>
            <w:tcPrChange w:id="1318" w:author="杰" w:date="2025-08-27T17:13:32Z">
              <w:tcPr>
                <w:tcW w:w="645" w:type="dxa"/>
                <w:gridSpan w:val="2"/>
                <w:vAlign w:val="center"/>
                <w:tcPrChange w:id="1319" w:author="杰" w:date="2025-08-27T17:13:32Z">
                  <w:tcPr>
                    <w:tcW w:w="645" w:type="dxa"/>
                    <w:vAlign w:val="center"/>
                    <w:tcPrChange w:id="1320" w:author="杰" w:date="2025-08-27T17:13:32Z">
                      <w:tcPr>
                        <w:tcW w:w="645" w:type="dxa"/>
                        <w:vAlign w:val="center"/>
                        <w:tcPrChange w:id="1321" w:author="杰" w:date="2025-08-27T17:13:32Z">
                          <w:tcPr>
                            <w:tcW w:w="645" w:type="dxa"/>
                            <w:vAlign w:val="center"/>
                            <w:tcPrChange w:id="1322" w:author="杰" w:date="2025-08-27T17:13:32Z">
                              <w:tcPr>
                                <w:tcW w:w="645" w:type="dxa"/>
                                <w:vAlign w:val="center"/>
                              </w:tcPr>
                            </w:tcPrChange>
                          </w:tcPr>
                        </w:tcPrChange>
                      </w:tcPr>
                    </w:tcPrChange>
                  </w:tcPr>
                </w:tcPrChange>
              </w:tcPr>
            </w:tcPrChange>
          </w:tcPr>
          <w:p w14:paraId="55D0E49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323" w:author="杰" w:date="2025-08-27T17:13:32Z">
              <w:tcPr>
                <w:tcW w:w="490" w:type="dxa"/>
                <w:gridSpan w:val="2"/>
                <w:vAlign w:val="center"/>
                <w:tcPrChange w:id="1324" w:author="杰" w:date="2025-08-27T17:13:32Z">
                  <w:tcPr>
                    <w:tcW w:w="490" w:type="dxa"/>
                    <w:vAlign w:val="center"/>
                    <w:tcPrChange w:id="1325" w:author="杰" w:date="2025-08-27T17:13:32Z">
                      <w:tcPr>
                        <w:tcW w:w="490" w:type="dxa"/>
                        <w:vAlign w:val="center"/>
                        <w:tcPrChange w:id="1326" w:author="杰" w:date="2025-08-27T17:13:32Z">
                          <w:tcPr>
                            <w:tcW w:w="490" w:type="dxa"/>
                            <w:vAlign w:val="center"/>
                            <w:tcPrChange w:id="1327" w:author="杰" w:date="2025-08-27T17:13:32Z">
                              <w:tcPr>
                                <w:tcW w:w="490" w:type="dxa"/>
                                <w:vAlign w:val="center"/>
                              </w:tcPr>
                            </w:tcPrChange>
                          </w:tcPr>
                        </w:tcPrChange>
                      </w:tcPr>
                    </w:tcPrChange>
                  </w:tcPr>
                </w:tcPrChange>
              </w:tcPr>
            </w:tcPrChange>
          </w:tcPr>
          <w:p w14:paraId="237C8FC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328" w:author="杰" w:date="2025-08-27T17:13:32Z">
              <w:tcPr>
                <w:tcW w:w="567" w:type="dxa"/>
                <w:gridSpan w:val="2"/>
                <w:vAlign w:val="center"/>
                <w:tcPrChange w:id="1329" w:author="杰" w:date="2025-08-27T17:13:32Z">
                  <w:tcPr>
                    <w:tcW w:w="567" w:type="dxa"/>
                    <w:vAlign w:val="center"/>
                    <w:tcPrChange w:id="1330" w:author="杰" w:date="2025-08-27T17:13:32Z">
                      <w:tcPr>
                        <w:tcW w:w="567" w:type="dxa"/>
                        <w:vAlign w:val="center"/>
                        <w:tcPrChange w:id="1331" w:author="杰" w:date="2025-08-27T17:13:32Z">
                          <w:tcPr>
                            <w:tcW w:w="567" w:type="dxa"/>
                            <w:vAlign w:val="center"/>
                            <w:tcPrChange w:id="1332" w:author="杰" w:date="2025-08-27T17:13:32Z">
                              <w:tcPr>
                                <w:tcW w:w="567" w:type="dxa"/>
                                <w:vAlign w:val="center"/>
                              </w:tcPr>
                            </w:tcPrChange>
                          </w:tcPr>
                        </w:tcPrChange>
                      </w:tcPr>
                    </w:tcPrChange>
                  </w:tcPr>
                </w:tcPrChange>
              </w:tcPr>
            </w:tcPrChange>
          </w:tcPr>
          <w:p w14:paraId="239679EE">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333" w:author="杰" w:date="2025-08-27T17:13:32Z">
              <w:tcPr>
                <w:tcW w:w="567" w:type="dxa"/>
                <w:gridSpan w:val="2"/>
                <w:vAlign w:val="center"/>
                <w:tcPrChange w:id="1334" w:author="杰" w:date="2025-08-27T17:13:32Z">
                  <w:tcPr>
                    <w:tcW w:w="567" w:type="dxa"/>
                    <w:vAlign w:val="center"/>
                    <w:tcPrChange w:id="1335" w:author="杰" w:date="2025-08-27T17:13:32Z">
                      <w:tcPr>
                        <w:tcW w:w="567" w:type="dxa"/>
                        <w:vAlign w:val="center"/>
                        <w:tcPrChange w:id="1336" w:author="杰" w:date="2025-08-27T17:13:32Z">
                          <w:tcPr>
                            <w:tcW w:w="567" w:type="dxa"/>
                            <w:vAlign w:val="center"/>
                            <w:tcPrChange w:id="1337" w:author="杰" w:date="2025-08-27T17:13:32Z">
                              <w:tcPr>
                                <w:tcW w:w="567" w:type="dxa"/>
                                <w:vAlign w:val="center"/>
                              </w:tcPr>
                            </w:tcPrChange>
                          </w:tcPr>
                        </w:tcPrChange>
                      </w:tcPr>
                    </w:tcPrChange>
                  </w:tcPr>
                </w:tcPrChange>
              </w:tcPr>
            </w:tcPrChange>
          </w:tcPr>
          <w:p w14:paraId="4DB00811">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338" w:author="杰" w:date="2025-08-27T17:13:32Z">
              <w:tcPr>
                <w:tcW w:w="567" w:type="dxa"/>
                <w:gridSpan w:val="2"/>
                <w:vAlign w:val="center"/>
                <w:tcPrChange w:id="1339" w:author="杰" w:date="2025-08-27T17:13:32Z">
                  <w:tcPr>
                    <w:tcW w:w="567" w:type="dxa"/>
                    <w:vAlign w:val="center"/>
                    <w:tcPrChange w:id="1340" w:author="杰" w:date="2025-08-27T17:13:32Z">
                      <w:tcPr>
                        <w:tcW w:w="567" w:type="dxa"/>
                        <w:vAlign w:val="center"/>
                        <w:tcPrChange w:id="1341" w:author="杰" w:date="2025-08-27T17:13:32Z">
                          <w:tcPr>
                            <w:tcW w:w="567" w:type="dxa"/>
                            <w:vAlign w:val="center"/>
                            <w:tcPrChange w:id="1342" w:author="杰" w:date="2025-08-27T17:13:32Z">
                              <w:tcPr>
                                <w:tcW w:w="567" w:type="dxa"/>
                                <w:vAlign w:val="center"/>
                              </w:tcPr>
                            </w:tcPrChange>
                          </w:tcPr>
                        </w:tcPrChange>
                      </w:tcPr>
                    </w:tcPrChange>
                  </w:tcPr>
                </w:tcPrChange>
              </w:tcPr>
            </w:tcPrChange>
          </w:tcPr>
          <w:p w14:paraId="303AAAE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343" w:author="杰" w:date="2025-08-27T17:13:32Z">
              <w:tcPr>
                <w:tcW w:w="846" w:type="dxa"/>
                <w:gridSpan w:val="2"/>
                <w:vMerge w:val="continue"/>
                <w:vAlign w:val="center"/>
                <w:tcPrChange w:id="1344" w:author="杰" w:date="2025-08-27T17:13:32Z">
                  <w:tcPr>
                    <w:tcW w:w="846" w:type="dxa"/>
                    <w:vMerge w:val="continue"/>
                    <w:vAlign w:val="center"/>
                    <w:tcPrChange w:id="1345" w:author="杰" w:date="2025-08-27T17:13:32Z">
                      <w:tcPr>
                        <w:tcW w:w="846" w:type="dxa"/>
                        <w:vMerge w:val="continue"/>
                        <w:vAlign w:val="center"/>
                        <w:tcPrChange w:id="1346" w:author="杰" w:date="2025-08-27T17:13:32Z">
                          <w:tcPr>
                            <w:tcW w:w="846" w:type="dxa"/>
                            <w:vMerge w:val="continue"/>
                            <w:vAlign w:val="center"/>
                            <w:tcPrChange w:id="1347" w:author="杰" w:date="2025-08-27T17:13:32Z">
                              <w:tcPr>
                                <w:tcW w:w="846" w:type="dxa"/>
                                <w:vMerge w:val="continue"/>
                                <w:vAlign w:val="center"/>
                              </w:tcPr>
                            </w:tcPrChange>
                          </w:tcPr>
                        </w:tcPrChange>
                      </w:tcPr>
                    </w:tcPrChange>
                  </w:tcPr>
                </w:tcPrChange>
              </w:tcPr>
            </w:tcPrChange>
          </w:tcPr>
          <w:p w14:paraId="48F5896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248C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48"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348" w:author="杰" w:date="2025-08-27T17:13:32Z">
            <w:trPr>
              <w:gridBefore w:val="1"/>
              <w:wBefore w:w="80" w:type="dxa"/>
              <w:trHeight w:val="510" w:hRule="atLeast"/>
              <w:jc w:val="center"/>
            </w:trPr>
          </w:trPrChange>
        </w:trPr>
        <w:tc>
          <w:tcPr>
            <w:tcW w:w="1134" w:type="dxa"/>
            <w:vAlign w:val="center"/>
            <w:tcPrChange w:id="1349" w:author="杰" w:date="2025-08-27T17:13:32Z">
              <w:tcPr>
                <w:tcW w:w="1134" w:type="dxa"/>
                <w:gridSpan w:val="2"/>
                <w:vAlign w:val="center"/>
                <w:tcPrChange w:id="1350" w:author="杰" w:date="2025-08-27T17:13:32Z">
                  <w:tcPr>
                    <w:tcW w:w="1134" w:type="dxa"/>
                    <w:vAlign w:val="center"/>
                    <w:tcPrChange w:id="1351" w:author="杰" w:date="2025-08-27T17:13:32Z">
                      <w:tcPr>
                        <w:tcW w:w="1134" w:type="dxa"/>
                        <w:vAlign w:val="center"/>
                        <w:tcPrChange w:id="1352" w:author="杰" w:date="2025-08-27T17:13:32Z">
                          <w:tcPr>
                            <w:tcW w:w="1134" w:type="dxa"/>
                            <w:vAlign w:val="center"/>
                            <w:tcPrChange w:id="1353" w:author="杰" w:date="2025-08-27T17:13:32Z">
                              <w:tcPr>
                                <w:tcW w:w="1134" w:type="dxa"/>
                                <w:vAlign w:val="center"/>
                              </w:tcPr>
                            </w:tcPrChange>
                          </w:tcPr>
                        </w:tcPrChange>
                      </w:tcPr>
                    </w:tcPrChange>
                  </w:tcPr>
                </w:tcPrChange>
              </w:tcPr>
            </w:tcPrChange>
          </w:tcPr>
          <w:p w14:paraId="17F7FC6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010</w:t>
            </w:r>
          </w:p>
        </w:tc>
        <w:tc>
          <w:tcPr>
            <w:tcW w:w="4248" w:type="dxa"/>
            <w:vAlign w:val="center"/>
            <w:tcPrChange w:id="1354" w:author="杰" w:date="2025-08-27T17:13:32Z">
              <w:tcPr>
                <w:tcW w:w="4248" w:type="dxa"/>
                <w:gridSpan w:val="2"/>
                <w:vAlign w:val="center"/>
                <w:tcPrChange w:id="1355" w:author="杰" w:date="2025-08-27T17:13:32Z">
                  <w:tcPr>
                    <w:tcW w:w="4248" w:type="dxa"/>
                    <w:vAlign w:val="center"/>
                    <w:tcPrChange w:id="1356" w:author="杰" w:date="2025-08-27T17:13:32Z">
                      <w:tcPr>
                        <w:tcW w:w="4248" w:type="dxa"/>
                        <w:vAlign w:val="center"/>
                        <w:tcPrChange w:id="1357" w:author="杰" w:date="2025-08-27T17:13:32Z">
                          <w:tcPr>
                            <w:tcW w:w="4248" w:type="dxa"/>
                            <w:vAlign w:val="center"/>
                            <w:tcPrChange w:id="1358" w:author="杰" w:date="2025-08-27T17:13:32Z">
                              <w:tcPr>
                                <w:tcW w:w="4248" w:type="dxa"/>
                                <w:vAlign w:val="center"/>
                              </w:tcPr>
                            </w:tcPrChange>
                          </w:tcPr>
                        </w:tcPrChange>
                      </w:tcPr>
                    </w:tcPrChange>
                  </w:tcPr>
                </w:tcPrChange>
              </w:tcPr>
            </w:tcPrChange>
          </w:tcPr>
          <w:p w14:paraId="6534BABB">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戏剧鉴赏</w:t>
            </w:r>
          </w:p>
          <w:p w14:paraId="2FE840F7">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Drama Appreciation</w:t>
            </w:r>
          </w:p>
        </w:tc>
        <w:tc>
          <w:tcPr>
            <w:tcW w:w="645" w:type="dxa"/>
            <w:vAlign w:val="center"/>
            <w:tcPrChange w:id="1359" w:author="杰" w:date="2025-08-27T17:13:32Z">
              <w:tcPr>
                <w:tcW w:w="645" w:type="dxa"/>
                <w:gridSpan w:val="2"/>
                <w:vAlign w:val="center"/>
                <w:tcPrChange w:id="1360" w:author="杰" w:date="2025-08-27T17:13:32Z">
                  <w:tcPr>
                    <w:tcW w:w="645" w:type="dxa"/>
                    <w:vAlign w:val="center"/>
                    <w:tcPrChange w:id="1361" w:author="杰" w:date="2025-08-27T17:13:32Z">
                      <w:tcPr>
                        <w:tcW w:w="645" w:type="dxa"/>
                        <w:vAlign w:val="center"/>
                        <w:tcPrChange w:id="1362" w:author="杰" w:date="2025-08-27T17:13:32Z">
                          <w:tcPr>
                            <w:tcW w:w="645" w:type="dxa"/>
                            <w:vAlign w:val="center"/>
                            <w:tcPrChange w:id="1363" w:author="杰" w:date="2025-08-27T17:13:32Z">
                              <w:tcPr>
                                <w:tcW w:w="645" w:type="dxa"/>
                                <w:vAlign w:val="center"/>
                              </w:tcPr>
                            </w:tcPrChange>
                          </w:tcPr>
                        </w:tcPrChange>
                      </w:tcPr>
                    </w:tcPrChange>
                  </w:tcPr>
                </w:tcPrChange>
              </w:tcPr>
            </w:tcPrChange>
          </w:tcPr>
          <w:p w14:paraId="1921CF7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364" w:author="杰" w:date="2025-08-27T17:13:32Z">
              <w:tcPr>
                <w:tcW w:w="490" w:type="dxa"/>
                <w:gridSpan w:val="2"/>
                <w:vAlign w:val="center"/>
                <w:tcPrChange w:id="1365" w:author="杰" w:date="2025-08-27T17:13:32Z">
                  <w:tcPr>
                    <w:tcW w:w="490" w:type="dxa"/>
                    <w:vAlign w:val="center"/>
                    <w:tcPrChange w:id="1366" w:author="杰" w:date="2025-08-27T17:13:32Z">
                      <w:tcPr>
                        <w:tcW w:w="490" w:type="dxa"/>
                        <w:vAlign w:val="center"/>
                        <w:tcPrChange w:id="1367" w:author="杰" w:date="2025-08-27T17:13:32Z">
                          <w:tcPr>
                            <w:tcW w:w="490" w:type="dxa"/>
                            <w:vAlign w:val="center"/>
                            <w:tcPrChange w:id="1368" w:author="杰" w:date="2025-08-27T17:13:32Z">
                              <w:tcPr>
                                <w:tcW w:w="490" w:type="dxa"/>
                                <w:vAlign w:val="center"/>
                              </w:tcPr>
                            </w:tcPrChange>
                          </w:tcPr>
                        </w:tcPrChange>
                      </w:tcPr>
                    </w:tcPrChange>
                  </w:tcPr>
                </w:tcPrChange>
              </w:tcPr>
            </w:tcPrChange>
          </w:tcPr>
          <w:p w14:paraId="2D8A5CA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369" w:author="杰" w:date="2025-08-27T17:13:32Z">
              <w:tcPr>
                <w:tcW w:w="567" w:type="dxa"/>
                <w:gridSpan w:val="2"/>
                <w:vAlign w:val="center"/>
                <w:tcPrChange w:id="1370" w:author="杰" w:date="2025-08-27T17:13:32Z">
                  <w:tcPr>
                    <w:tcW w:w="567" w:type="dxa"/>
                    <w:vAlign w:val="center"/>
                    <w:tcPrChange w:id="1371" w:author="杰" w:date="2025-08-27T17:13:32Z">
                      <w:tcPr>
                        <w:tcW w:w="567" w:type="dxa"/>
                        <w:vAlign w:val="center"/>
                        <w:tcPrChange w:id="1372" w:author="杰" w:date="2025-08-27T17:13:32Z">
                          <w:tcPr>
                            <w:tcW w:w="567" w:type="dxa"/>
                            <w:vAlign w:val="center"/>
                            <w:tcPrChange w:id="1373" w:author="杰" w:date="2025-08-27T17:13:32Z">
                              <w:tcPr>
                                <w:tcW w:w="567" w:type="dxa"/>
                                <w:vAlign w:val="center"/>
                              </w:tcPr>
                            </w:tcPrChange>
                          </w:tcPr>
                        </w:tcPrChange>
                      </w:tcPr>
                    </w:tcPrChange>
                  </w:tcPr>
                </w:tcPrChange>
              </w:tcPr>
            </w:tcPrChange>
          </w:tcPr>
          <w:p w14:paraId="56C496F9">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374" w:author="杰" w:date="2025-08-27T17:13:32Z">
              <w:tcPr>
                <w:tcW w:w="567" w:type="dxa"/>
                <w:gridSpan w:val="2"/>
                <w:vAlign w:val="center"/>
                <w:tcPrChange w:id="1375" w:author="杰" w:date="2025-08-27T17:13:32Z">
                  <w:tcPr>
                    <w:tcW w:w="567" w:type="dxa"/>
                    <w:vAlign w:val="center"/>
                    <w:tcPrChange w:id="1376" w:author="杰" w:date="2025-08-27T17:13:32Z">
                      <w:tcPr>
                        <w:tcW w:w="567" w:type="dxa"/>
                        <w:vAlign w:val="center"/>
                        <w:tcPrChange w:id="1377" w:author="杰" w:date="2025-08-27T17:13:32Z">
                          <w:tcPr>
                            <w:tcW w:w="567" w:type="dxa"/>
                            <w:vAlign w:val="center"/>
                            <w:tcPrChange w:id="1378" w:author="杰" w:date="2025-08-27T17:13:32Z">
                              <w:tcPr>
                                <w:tcW w:w="567" w:type="dxa"/>
                                <w:vAlign w:val="center"/>
                              </w:tcPr>
                            </w:tcPrChange>
                          </w:tcPr>
                        </w:tcPrChange>
                      </w:tcPr>
                    </w:tcPrChange>
                  </w:tcPr>
                </w:tcPrChange>
              </w:tcPr>
            </w:tcPrChange>
          </w:tcPr>
          <w:p w14:paraId="4E12FCC0">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379" w:author="杰" w:date="2025-08-27T17:13:32Z">
              <w:tcPr>
                <w:tcW w:w="567" w:type="dxa"/>
                <w:gridSpan w:val="2"/>
                <w:vAlign w:val="center"/>
                <w:tcPrChange w:id="1380" w:author="杰" w:date="2025-08-27T17:13:32Z">
                  <w:tcPr>
                    <w:tcW w:w="567" w:type="dxa"/>
                    <w:vAlign w:val="center"/>
                    <w:tcPrChange w:id="1381" w:author="杰" w:date="2025-08-27T17:13:32Z">
                      <w:tcPr>
                        <w:tcW w:w="567" w:type="dxa"/>
                        <w:vAlign w:val="center"/>
                        <w:tcPrChange w:id="1382" w:author="杰" w:date="2025-08-27T17:13:32Z">
                          <w:tcPr>
                            <w:tcW w:w="567" w:type="dxa"/>
                            <w:vAlign w:val="center"/>
                            <w:tcPrChange w:id="1383" w:author="杰" w:date="2025-08-27T17:13:32Z">
                              <w:tcPr>
                                <w:tcW w:w="567" w:type="dxa"/>
                                <w:vAlign w:val="center"/>
                              </w:tcPr>
                            </w:tcPrChange>
                          </w:tcPr>
                        </w:tcPrChange>
                      </w:tcPr>
                    </w:tcPrChange>
                  </w:tcPr>
                </w:tcPrChange>
              </w:tcPr>
            </w:tcPrChange>
          </w:tcPr>
          <w:p w14:paraId="4A1978F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384" w:author="杰" w:date="2025-08-27T17:13:32Z">
              <w:tcPr>
                <w:tcW w:w="846" w:type="dxa"/>
                <w:gridSpan w:val="2"/>
                <w:vMerge w:val="continue"/>
                <w:vAlign w:val="center"/>
                <w:tcPrChange w:id="1385" w:author="杰" w:date="2025-08-27T17:13:32Z">
                  <w:tcPr>
                    <w:tcW w:w="846" w:type="dxa"/>
                    <w:vMerge w:val="continue"/>
                    <w:vAlign w:val="center"/>
                    <w:tcPrChange w:id="1386" w:author="杰" w:date="2025-08-27T17:13:32Z">
                      <w:tcPr>
                        <w:tcW w:w="846" w:type="dxa"/>
                        <w:vMerge w:val="continue"/>
                        <w:vAlign w:val="center"/>
                        <w:tcPrChange w:id="1387" w:author="杰" w:date="2025-08-27T17:13:32Z">
                          <w:tcPr>
                            <w:tcW w:w="846" w:type="dxa"/>
                            <w:vMerge w:val="continue"/>
                            <w:vAlign w:val="center"/>
                            <w:tcPrChange w:id="1388" w:author="杰" w:date="2025-08-27T17:13:32Z">
                              <w:tcPr>
                                <w:tcW w:w="846" w:type="dxa"/>
                                <w:vMerge w:val="continue"/>
                                <w:vAlign w:val="center"/>
                              </w:tcPr>
                            </w:tcPrChange>
                          </w:tcPr>
                        </w:tcPrChange>
                      </w:tcPr>
                    </w:tcPrChange>
                  </w:tcPr>
                </w:tcPrChange>
              </w:tcPr>
            </w:tcPrChange>
          </w:tcPr>
          <w:p w14:paraId="16C9C0E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9EC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89"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389" w:author="杰" w:date="2025-08-27T17:13:32Z">
            <w:trPr>
              <w:gridBefore w:val="1"/>
              <w:wBefore w:w="80" w:type="dxa"/>
              <w:trHeight w:val="510" w:hRule="atLeast"/>
              <w:jc w:val="center"/>
            </w:trPr>
          </w:trPrChange>
        </w:trPr>
        <w:tc>
          <w:tcPr>
            <w:tcW w:w="1134" w:type="dxa"/>
            <w:vAlign w:val="center"/>
            <w:tcPrChange w:id="1390" w:author="杰" w:date="2025-08-27T17:13:32Z">
              <w:tcPr>
                <w:tcW w:w="1134" w:type="dxa"/>
                <w:gridSpan w:val="2"/>
                <w:vAlign w:val="center"/>
                <w:tcPrChange w:id="1391" w:author="杰" w:date="2025-08-27T17:13:32Z">
                  <w:tcPr>
                    <w:tcW w:w="1134" w:type="dxa"/>
                    <w:vAlign w:val="center"/>
                    <w:tcPrChange w:id="1392" w:author="杰" w:date="2025-08-27T17:13:32Z">
                      <w:tcPr>
                        <w:tcW w:w="1134" w:type="dxa"/>
                        <w:vAlign w:val="center"/>
                        <w:tcPrChange w:id="1393" w:author="杰" w:date="2025-08-27T17:13:32Z">
                          <w:tcPr>
                            <w:tcW w:w="1134" w:type="dxa"/>
                            <w:vAlign w:val="center"/>
                            <w:tcPrChange w:id="1394" w:author="杰" w:date="2025-08-27T17:13:32Z">
                              <w:tcPr>
                                <w:tcW w:w="1134" w:type="dxa"/>
                                <w:vAlign w:val="center"/>
                              </w:tcPr>
                            </w:tcPrChange>
                          </w:tcPr>
                        </w:tcPrChange>
                      </w:tcPr>
                    </w:tcPrChange>
                  </w:tcPr>
                </w:tcPrChange>
              </w:tcPr>
            </w:tcPrChange>
          </w:tcPr>
          <w:p w14:paraId="035ABBB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011</w:t>
            </w:r>
          </w:p>
        </w:tc>
        <w:tc>
          <w:tcPr>
            <w:tcW w:w="4248" w:type="dxa"/>
            <w:vAlign w:val="center"/>
            <w:tcPrChange w:id="1395" w:author="杰" w:date="2025-08-27T17:13:32Z">
              <w:tcPr>
                <w:tcW w:w="4248" w:type="dxa"/>
                <w:gridSpan w:val="2"/>
                <w:vAlign w:val="center"/>
                <w:tcPrChange w:id="1396" w:author="杰" w:date="2025-08-27T17:13:32Z">
                  <w:tcPr>
                    <w:tcW w:w="4248" w:type="dxa"/>
                    <w:vAlign w:val="center"/>
                    <w:tcPrChange w:id="1397" w:author="杰" w:date="2025-08-27T17:13:32Z">
                      <w:tcPr>
                        <w:tcW w:w="4248" w:type="dxa"/>
                        <w:vAlign w:val="center"/>
                        <w:tcPrChange w:id="1398" w:author="杰" w:date="2025-08-27T17:13:32Z">
                          <w:tcPr>
                            <w:tcW w:w="4248" w:type="dxa"/>
                            <w:vAlign w:val="center"/>
                            <w:tcPrChange w:id="1399" w:author="杰" w:date="2025-08-27T17:13:32Z">
                              <w:tcPr>
                                <w:tcW w:w="4248" w:type="dxa"/>
                                <w:vAlign w:val="center"/>
                              </w:tcPr>
                            </w:tcPrChange>
                          </w:tcPr>
                        </w:tcPrChange>
                      </w:tcPr>
                    </w:tcPrChange>
                  </w:tcPr>
                </w:tcPrChange>
              </w:tcPr>
            </w:tcPrChange>
          </w:tcPr>
          <w:p w14:paraId="180E4DAF">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戏曲鉴赏</w:t>
            </w:r>
          </w:p>
          <w:p w14:paraId="3C6660AB">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Chinese Opera Appreciation</w:t>
            </w:r>
          </w:p>
        </w:tc>
        <w:tc>
          <w:tcPr>
            <w:tcW w:w="645" w:type="dxa"/>
            <w:vAlign w:val="center"/>
            <w:tcPrChange w:id="1400" w:author="杰" w:date="2025-08-27T17:13:32Z">
              <w:tcPr>
                <w:tcW w:w="645" w:type="dxa"/>
                <w:gridSpan w:val="2"/>
                <w:vAlign w:val="center"/>
                <w:tcPrChange w:id="1401" w:author="杰" w:date="2025-08-27T17:13:32Z">
                  <w:tcPr>
                    <w:tcW w:w="645" w:type="dxa"/>
                    <w:vAlign w:val="center"/>
                    <w:tcPrChange w:id="1402" w:author="杰" w:date="2025-08-27T17:13:32Z">
                      <w:tcPr>
                        <w:tcW w:w="645" w:type="dxa"/>
                        <w:vAlign w:val="center"/>
                        <w:tcPrChange w:id="1403" w:author="杰" w:date="2025-08-27T17:13:32Z">
                          <w:tcPr>
                            <w:tcW w:w="645" w:type="dxa"/>
                            <w:vAlign w:val="center"/>
                            <w:tcPrChange w:id="1404" w:author="杰" w:date="2025-08-27T17:13:32Z">
                              <w:tcPr>
                                <w:tcW w:w="645" w:type="dxa"/>
                                <w:vAlign w:val="center"/>
                              </w:tcPr>
                            </w:tcPrChange>
                          </w:tcPr>
                        </w:tcPrChange>
                      </w:tcPr>
                    </w:tcPrChange>
                  </w:tcPr>
                </w:tcPrChange>
              </w:tcPr>
            </w:tcPrChange>
          </w:tcPr>
          <w:p w14:paraId="631ED9F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405" w:author="杰" w:date="2025-08-27T17:13:32Z">
              <w:tcPr>
                <w:tcW w:w="490" w:type="dxa"/>
                <w:gridSpan w:val="2"/>
                <w:vAlign w:val="center"/>
                <w:tcPrChange w:id="1406" w:author="杰" w:date="2025-08-27T17:13:32Z">
                  <w:tcPr>
                    <w:tcW w:w="490" w:type="dxa"/>
                    <w:vAlign w:val="center"/>
                    <w:tcPrChange w:id="1407" w:author="杰" w:date="2025-08-27T17:13:32Z">
                      <w:tcPr>
                        <w:tcW w:w="490" w:type="dxa"/>
                        <w:vAlign w:val="center"/>
                        <w:tcPrChange w:id="1408" w:author="杰" w:date="2025-08-27T17:13:32Z">
                          <w:tcPr>
                            <w:tcW w:w="490" w:type="dxa"/>
                            <w:vAlign w:val="center"/>
                            <w:tcPrChange w:id="1409" w:author="杰" w:date="2025-08-27T17:13:32Z">
                              <w:tcPr>
                                <w:tcW w:w="490" w:type="dxa"/>
                                <w:vAlign w:val="center"/>
                              </w:tcPr>
                            </w:tcPrChange>
                          </w:tcPr>
                        </w:tcPrChange>
                      </w:tcPr>
                    </w:tcPrChange>
                  </w:tcPr>
                </w:tcPrChange>
              </w:tcPr>
            </w:tcPrChange>
          </w:tcPr>
          <w:p w14:paraId="79CA9EB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410" w:author="杰" w:date="2025-08-27T17:13:32Z">
              <w:tcPr>
                <w:tcW w:w="567" w:type="dxa"/>
                <w:gridSpan w:val="2"/>
                <w:vAlign w:val="center"/>
                <w:tcPrChange w:id="1411" w:author="杰" w:date="2025-08-27T17:13:32Z">
                  <w:tcPr>
                    <w:tcW w:w="567" w:type="dxa"/>
                    <w:vAlign w:val="center"/>
                    <w:tcPrChange w:id="1412" w:author="杰" w:date="2025-08-27T17:13:32Z">
                      <w:tcPr>
                        <w:tcW w:w="567" w:type="dxa"/>
                        <w:vAlign w:val="center"/>
                        <w:tcPrChange w:id="1413" w:author="杰" w:date="2025-08-27T17:13:32Z">
                          <w:tcPr>
                            <w:tcW w:w="567" w:type="dxa"/>
                            <w:vAlign w:val="center"/>
                            <w:tcPrChange w:id="1414" w:author="杰" w:date="2025-08-27T17:13:32Z">
                              <w:tcPr>
                                <w:tcW w:w="567" w:type="dxa"/>
                                <w:vAlign w:val="center"/>
                              </w:tcPr>
                            </w:tcPrChange>
                          </w:tcPr>
                        </w:tcPrChange>
                      </w:tcPr>
                    </w:tcPrChange>
                  </w:tcPr>
                </w:tcPrChange>
              </w:tcPr>
            </w:tcPrChange>
          </w:tcPr>
          <w:p w14:paraId="7020F650">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415" w:author="杰" w:date="2025-08-27T17:13:32Z">
              <w:tcPr>
                <w:tcW w:w="567" w:type="dxa"/>
                <w:gridSpan w:val="2"/>
                <w:vAlign w:val="center"/>
                <w:tcPrChange w:id="1416" w:author="杰" w:date="2025-08-27T17:13:32Z">
                  <w:tcPr>
                    <w:tcW w:w="567" w:type="dxa"/>
                    <w:vAlign w:val="center"/>
                    <w:tcPrChange w:id="1417" w:author="杰" w:date="2025-08-27T17:13:32Z">
                      <w:tcPr>
                        <w:tcW w:w="567" w:type="dxa"/>
                        <w:vAlign w:val="center"/>
                        <w:tcPrChange w:id="1418" w:author="杰" w:date="2025-08-27T17:13:32Z">
                          <w:tcPr>
                            <w:tcW w:w="567" w:type="dxa"/>
                            <w:vAlign w:val="center"/>
                            <w:tcPrChange w:id="1419" w:author="杰" w:date="2025-08-27T17:13:32Z">
                              <w:tcPr>
                                <w:tcW w:w="567" w:type="dxa"/>
                                <w:vAlign w:val="center"/>
                              </w:tcPr>
                            </w:tcPrChange>
                          </w:tcPr>
                        </w:tcPrChange>
                      </w:tcPr>
                    </w:tcPrChange>
                  </w:tcPr>
                </w:tcPrChange>
              </w:tcPr>
            </w:tcPrChange>
          </w:tcPr>
          <w:p w14:paraId="35E58DA3">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420" w:author="杰" w:date="2025-08-27T17:13:32Z">
              <w:tcPr>
                <w:tcW w:w="567" w:type="dxa"/>
                <w:gridSpan w:val="2"/>
                <w:vAlign w:val="center"/>
                <w:tcPrChange w:id="1421" w:author="杰" w:date="2025-08-27T17:13:32Z">
                  <w:tcPr>
                    <w:tcW w:w="567" w:type="dxa"/>
                    <w:vAlign w:val="center"/>
                    <w:tcPrChange w:id="1422" w:author="杰" w:date="2025-08-27T17:13:32Z">
                      <w:tcPr>
                        <w:tcW w:w="567" w:type="dxa"/>
                        <w:vAlign w:val="center"/>
                        <w:tcPrChange w:id="1423" w:author="杰" w:date="2025-08-27T17:13:32Z">
                          <w:tcPr>
                            <w:tcW w:w="567" w:type="dxa"/>
                            <w:vAlign w:val="center"/>
                            <w:tcPrChange w:id="1424" w:author="杰" w:date="2025-08-27T17:13:32Z">
                              <w:tcPr>
                                <w:tcW w:w="567" w:type="dxa"/>
                                <w:vAlign w:val="center"/>
                              </w:tcPr>
                            </w:tcPrChange>
                          </w:tcPr>
                        </w:tcPrChange>
                      </w:tcPr>
                    </w:tcPrChange>
                  </w:tcPr>
                </w:tcPrChange>
              </w:tcPr>
            </w:tcPrChange>
          </w:tcPr>
          <w:p w14:paraId="008BA80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425" w:author="杰" w:date="2025-08-27T17:13:32Z">
              <w:tcPr>
                <w:tcW w:w="846" w:type="dxa"/>
                <w:gridSpan w:val="2"/>
                <w:vMerge w:val="continue"/>
                <w:vAlign w:val="center"/>
                <w:tcPrChange w:id="1426" w:author="杰" w:date="2025-08-27T17:13:32Z">
                  <w:tcPr>
                    <w:tcW w:w="846" w:type="dxa"/>
                    <w:vMerge w:val="continue"/>
                    <w:vAlign w:val="center"/>
                    <w:tcPrChange w:id="1427" w:author="杰" w:date="2025-08-27T17:13:32Z">
                      <w:tcPr>
                        <w:tcW w:w="846" w:type="dxa"/>
                        <w:vMerge w:val="continue"/>
                        <w:vAlign w:val="center"/>
                        <w:tcPrChange w:id="1428" w:author="杰" w:date="2025-08-27T17:13:32Z">
                          <w:tcPr>
                            <w:tcW w:w="846" w:type="dxa"/>
                            <w:vMerge w:val="continue"/>
                            <w:vAlign w:val="center"/>
                            <w:tcPrChange w:id="1429" w:author="杰" w:date="2025-08-27T17:13:32Z">
                              <w:tcPr>
                                <w:tcW w:w="846" w:type="dxa"/>
                                <w:vMerge w:val="continue"/>
                                <w:vAlign w:val="center"/>
                              </w:tcPr>
                            </w:tcPrChange>
                          </w:tcPr>
                        </w:tcPrChange>
                      </w:tcPr>
                    </w:tcPrChange>
                  </w:tcPr>
                </w:tcPrChange>
              </w:tcPr>
            </w:tcPrChange>
          </w:tcPr>
          <w:p w14:paraId="45A0010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3FB2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3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430" w:author="杰" w:date="2025-08-27T17:13:32Z">
            <w:trPr>
              <w:gridBefore w:val="1"/>
              <w:wBefore w:w="80" w:type="dxa"/>
              <w:trHeight w:val="510" w:hRule="atLeast"/>
              <w:jc w:val="center"/>
            </w:trPr>
          </w:trPrChange>
        </w:trPr>
        <w:tc>
          <w:tcPr>
            <w:tcW w:w="1134" w:type="dxa"/>
            <w:vAlign w:val="center"/>
            <w:tcPrChange w:id="1431" w:author="杰" w:date="2025-08-27T17:13:32Z">
              <w:tcPr>
                <w:tcW w:w="1134" w:type="dxa"/>
                <w:gridSpan w:val="2"/>
                <w:vAlign w:val="center"/>
                <w:tcPrChange w:id="1432" w:author="杰" w:date="2025-08-27T17:13:32Z">
                  <w:tcPr>
                    <w:tcW w:w="1134" w:type="dxa"/>
                    <w:vAlign w:val="center"/>
                    <w:tcPrChange w:id="1433" w:author="杰" w:date="2025-08-27T17:13:32Z">
                      <w:tcPr>
                        <w:tcW w:w="1134" w:type="dxa"/>
                        <w:vAlign w:val="center"/>
                        <w:tcPrChange w:id="1434" w:author="杰" w:date="2025-08-27T17:13:32Z">
                          <w:tcPr>
                            <w:tcW w:w="1134" w:type="dxa"/>
                            <w:vAlign w:val="center"/>
                            <w:tcPrChange w:id="1435" w:author="杰" w:date="2025-08-27T17:13:32Z">
                              <w:tcPr>
                                <w:tcW w:w="1134" w:type="dxa"/>
                                <w:vAlign w:val="center"/>
                              </w:tcPr>
                            </w:tcPrChange>
                          </w:tcPr>
                        </w:tcPrChange>
                      </w:tcPr>
                    </w:tcPrChange>
                  </w:tcPr>
                </w:tcPrChange>
              </w:tcPr>
            </w:tcPrChange>
          </w:tcPr>
          <w:p w14:paraId="3365740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012</w:t>
            </w:r>
          </w:p>
        </w:tc>
        <w:tc>
          <w:tcPr>
            <w:tcW w:w="4248" w:type="dxa"/>
            <w:vAlign w:val="center"/>
            <w:tcPrChange w:id="1436" w:author="杰" w:date="2025-08-27T17:13:32Z">
              <w:tcPr>
                <w:tcW w:w="4248" w:type="dxa"/>
                <w:gridSpan w:val="2"/>
                <w:vAlign w:val="center"/>
                <w:tcPrChange w:id="1437" w:author="杰" w:date="2025-08-27T17:13:32Z">
                  <w:tcPr>
                    <w:tcW w:w="4248" w:type="dxa"/>
                    <w:vAlign w:val="center"/>
                    <w:tcPrChange w:id="1438" w:author="杰" w:date="2025-08-27T17:13:32Z">
                      <w:tcPr>
                        <w:tcW w:w="4248" w:type="dxa"/>
                        <w:vAlign w:val="center"/>
                        <w:tcPrChange w:id="1439" w:author="杰" w:date="2025-08-27T17:13:32Z">
                          <w:tcPr>
                            <w:tcW w:w="4248" w:type="dxa"/>
                            <w:vAlign w:val="center"/>
                            <w:tcPrChange w:id="1440" w:author="杰" w:date="2025-08-27T17:13:32Z">
                              <w:tcPr>
                                <w:tcW w:w="4248" w:type="dxa"/>
                                <w:vAlign w:val="center"/>
                              </w:tcPr>
                            </w:tcPrChange>
                          </w:tcPr>
                        </w:tcPrChange>
                      </w:tcPr>
                    </w:tcPrChange>
                  </w:tcPr>
                </w:tcPrChange>
              </w:tcPr>
            </w:tcPrChange>
          </w:tcPr>
          <w:p w14:paraId="20CAF070">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书法鉴赏</w:t>
            </w:r>
          </w:p>
          <w:p w14:paraId="1A2AA444">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Calligraphy Appreciation</w:t>
            </w:r>
          </w:p>
        </w:tc>
        <w:tc>
          <w:tcPr>
            <w:tcW w:w="645" w:type="dxa"/>
            <w:vAlign w:val="center"/>
            <w:tcPrChange w:id="1441" w:author="杰" w:date="2025-08-27T17:13:32Z">
              <w:tcPr>
                <w:tcW w:w="645" w:type="dxa"/>
                <w:gridSpan w:val="2"/>
                <w:vAlign w:val="center"/>
                <w:tcPrChange w:id="1442" w:author="杰" w:date="2025-08-27T17:13:32Z">
                  <w:tcPr>
                    <w:tcW w:w="645" w:type="dxa"/>
                    <w:vAlign w:val="center"/>
                    <w:tcPrChange w:id="1443" w:author="杰" w:date="2025-08-27T17:13:32Z">
                      <w:tcPr>
                        <w:tcW w:w="645" w:type="dxa"/>
                        <w:vAlign w:val="center"/>
                        <w:tcPrChange w:id="1444" w:author="杰" w:date="2025-08-27T17:13:32Z">
                          <w:tcPr>
                            <w:tcW w:w="645" w:type="dxa"/>
                            <w:vAlign w:val="center"/>
                            <w:tcPrChange w:id="1445" w:author="杰" w:date="2025-08-27T17:13:32Z">
                              <w:tcPr>
                                <w:tcW w:w="645" w:type="dxa"/>
                                <w:vAlign w:val="center"/>
                              </w:tcPr>
                            </w:tcPrChange>
                          </w:tcPr>
                        </w:tcPrChange>
                      </w:tcPr>
                    </w:tcPrChange>
                  </w:tcPr>
                </w:tcPrChange>
              </w:tcPr>
            </w:tcPrChange>
          </w:tcPr>
          <w:p w14:paraId="3A7904F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446" w:author="杰" w:date="2025-08-27T17:13:32Z">
              <w:tcPr>
                <w:tcW w:w="490" w:type="dxa"/>
                <w:gridSpan w:val="2"/>
                <w:vAlign w:val="center"/>
                <w:tcPrChange w:id="1447" w:author="杰" w:date="2025-08-27T17:13:32Z">
                  <w:tcPr>
                    <w:tcW w:w="490" w:type="dxa"/>
                    <w:vAlign w:val="center"/>
                    <w:tcPrChange w:id="1448" w:author="杰" w:date="2025-08-27T17:13:32Z">
                      <w:tcPr>
                        <w:tcW w:w="490" w:type="dxa"/>
                        <w:vAlign w:val="center"/>
                        <w:tcPrChange w:id="1449" w:author="杰" w:date="2025-08-27T17:13:32Z">
                          <w:tcPr>
                            <w:tcW w:w="490" w:type="dxa"/>
                            <w:vAlign w:val="center"/>
                            <w:tcPrChange w:id="1450" w:author="杰" w:date="2025-08-27T17:13:32Z">
                              <w:tcPr>
                                <w:tcW w:w="490" w:type="dxa"/>
                                <w:vAlign w:val="center"/>
                              </w:tcPr>
                            </w:tcPrChange>
                          </w:tcPr>
                        </w:tcPrChange>
                      </w:tcPr>
                    </w:tcPrChange>
                  </w:tcPr>
                </w:tcPrChange>
              </w:tcPr>
            </w:tcPrChange>
          </w:tcPr>
          <w:p w14:paraId="57153F6C">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451" w:author="杰" w:date="2025-08-27T17:13:32Z">
              <w:tcPr>
                <w:tcW w:w="567" w:type="dxa"/>
                <w:gridSpan w:val="2"/>
                <w:vAlign w:val="center"/>
                <w:tcPrChange w:id="1452" w:author="杰" w:date="2025-08-27T17:13:32Z">
                  <w:tcPr>
                    <w:tcW w:w="567" w:type="dxa"/>
                    <w:vAlign w:val="center"/>
                    <w:tcPrChange w:id="1453" w:author="杰" w:date="2025-08-27T17:13:32Z">
                      <w:tcPr>
                        <w:tcW w:w="567" w:type="dxa"/>
                        <w:vAlign w:val="center"/>
                        <w:tcPrChange w:id="1454" w:author="杰" w:date="2025-08-27T17:13:32Z">
                          <w:tcPr>
                            <w:tcW w:w="567" w:type="dxa"/>
                            <w:vAlign w:val="center"/>
                            <w:tcPrChange w:id="1455" w:author="杰" w:date="2025-08-27T17:13:32Z">
                              <w:tcPr>
                                <w:tcW w:w="567" w:type="dxa"/>
                                <w:vAlign w:val="center"/>
                              </w:tcPr>
                            </w:tcPrChange>
                          </w:tcPr>
                        </w:tcPrChange>
                      </w:tcPr>
                    </w:tcPrChange>
                  </w:tcPr>
                </w:tcPrChange>
              </w:tcPr>
            </w:tcPrChange>
          </w:tcPr>
          <w:p w14:paraId="6E68A7D2">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456" w:author="杰" w:date="2025-08-27T17:13:32Z">
              <w:tcPr>
                <w:tcW w:w="567" w:type="dxa"/>
                <w:gridSpan w:val="2"/>
                <w:vAlign w:val="center"/>
                <w:tcPrChange w:id="1457" w:author="杰" w:date="2025-08-27T17:13:32Z">
                  <w:tcPr>
                    <w:tcW w:w="567" w:type="dxa"/>
                    <w:vAlign w:val="center"/>
                    <w:tcPrChange w:id="1458" w:author="杰" w:date="2025-08-27T17:13:32Z">
                      <w:tcPr>
                        <w:tcW w:w="567" w:type="dxa"/>
                        <w:vAlign w:val="center"/>
                        <w:tcPrChange w:id="1459" w:author="杰" w:date="2025-08-27T17:13:32Z">
                          <w:tcPr>
                            <w:tcW w:w="567" w:type="dxa"/>
                            <w:vAlign w:val="center"/>
                            <w:tcPrChange w:id="1460" w:author="杰" w:date="2025-08-27T17:13:32Z">
                              <w:tcPr>
                                <w:tcW w:w="567" w:type="dxa"/>
                                <w:vAlign w:val="center"/>
                              </w:tcPr>
                            </w:tcPrChange>
                          </w:tcPr>
                        </w:tcPrChange>
                      </w:tcPr>
                    </w:tcPrChange>
                  </w:tcPr>
                </w:tcPrChange>
              </w:tcPr>
            </w:tcPrChange>
          </w:tcPr>
          <w:p w14:paraId="222DA459">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461" w:author="杰" w:date="2025-08-27T17:13:32Z">
              <w:tcPr>
                <w:tcW w:w="567" w:type="dxa"/>
                <w:gridSpan w:val="2"/>
                <w:vAlign w:val="center"/>
                <w:tcPrChange w:id="1462" w:author="杰" w:date="2025-08-27T17:13:32Z">
                  <w:tcPr>
                    <w:tcW w:w="567" w:type="dxa"/>
                    <w:vAlign w:val="center"/>
                    <w:tcPrChange w:id="1463" w:author="杰" w:date="2025-08-27T17:13:32Z">
                      <w:tcPr>
                        <w:tcW w:w="567" w:type="dxa"/>
                        <w:vAlign w:val="center"/>
                        <w:tcPrChange w:id="1464" w:author="杰" w:date="2025-08-27T17:13:32Z">
                          <w:tcPr>
                            <w:tcW w:w="567" w:type="dxa"/>
                            <w:vAlign w:val="center"/>
                            <w:tcPrChange w:id="1465" w:author="杰" w:date="2025-08-27T17:13:32Z">
                              <w:tcPr>
                                <w:tcW w:w="567" w:type="dxa"/>
                                <w:vAlign w:val="center"/>
                              </w:tcPr>
                            </w:tcPrChange>
                          </w:tcPr>
                        </w:tcPrChange>
                      </w:tcPr>
                    </w:tcPrChange>
                  </w:tcPr>
                </w:tcPrChange>
              </w:tcPr>
            </w:tcPrChange>
          </w:tcPr>
          <w:p w14:paraId="206310E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466" w:author="杰" w:date="2025-08-27T17:13:32Z">
              <w:tcPr>
                <w:tcW w:w="846" w:type="dxa"/>
                <w:gridSpan w:val="2"/>
                <w:vMerge w:val="continue"/>
                <w:vAlign w:val="center"/>
                <w:tcPrChange w:id="1467" w:author="杰" w:date="2025-08-27T17:13:32Z">
                  <w:tcPr>
                    <w:tcW w:w="846" w:type="dxa"/>
                    <w:vMerge w:val="continue"/>
                    <w:vAlign w:val="center"/>
                    <w:tcPrChange w:id="1468" w:author="杰" w:date="2025-08-27T17:13:32Z">
                      <w:tcPr>
                        <w:tcW w:w="846" w:type="dxa"/>
                        <w:vMerge w:val="continue"/>
                        <w:vAlign w:val="center"/>
                        <w:tcPrChange w:id="1469" w:author="杰" w:date="2025-08-27T17:13:32Z">
                          <w:tcPr>
                            <w:tcW w:w="846" w:type="dxa"/>
                            <w:vMerge w:val="continue"/>
                            <w:vAlign w:val="center"/>
                            <w:tcPrChange w:id="1470" w:author="杰" w:date="2025-08-27T17:13:32Z">
                              <w:tcPr>
                                <w:tcW w:w="846" w:type="dxa"/>
                                <w:vMerge w:val="continue"/>
                                <w:vAlign w:val="center"/>
                              </w:tcPr>
                            </w:tcPrChange>
                          </w:tcPr>
                        </w:tcPrChange>
                      </w:tcPr>
                    </w:tcPrChange>
                  </w:tcPr>
                </w:tcPrChange>
              </w:tcPr>
            </w:tcPrChange>
          </w:tcPr>
          <w:p w14:paraId="3814FDB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0A25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71"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471" w:author="杰" w:date="2025-08-27T17:13:32Z">
            <w:trPr>
              <w:gridBefore w:val="1"/>
              <w:wBefore w:w="80" w:type="dxa"/>
              <w:trHeight w:val="510" w:hRule="atLeast"/>
              <w:jc w:val="center"/>
            </w:trPr>
          </w:trPrChange>
        </w:trPr>
        <w:tc>
          <w:tcPr>
            <w:tcW w:w="1134" w:type="dxa"/>
            <w:vAlign w:val="center"/>
            <w:tcPrChange w:id="1472" w:author="杰" w:date="2025-08-27T17:13:32Z">
              <w:tcPr>
                <w:tcW w:w="1134" w:type="dxa"/>
                <w:gridSpan w:val="2"/>
                <w:vAlign w:val="center"/>
                <w:tcPrChange w:id="1473" w:author="杰" w:date="2025-08-27T17:13:32Z">
                  <w:tcPr>
                    <w:tcW w:w="1134" w:type="dxa"/>
                    <w:vAlign w:val="center"/>
                    <w:tcPrChange w:id="1474" w:author="杰" w:date="2025-08-27T17:13:32Z">
                      <w:tcPr>
                        <w:tcW w:w="1134" w:type="dxa"/>
                        <w:vAlign w:val="center"/>
                        <w:tcPrChange w:id="1475" w:author="杰" w:date="2025-08-27T17:13:32Z">
                          <w:tcPr>
                            <w:tcW w:w="1134" w:type="dxa"/>
                            <w:vAlign w:val="center"/>
                            <w:tcPrChange w:id="1476" w:author="杰" w:date="2025-08-27T17:13:32Z">
                              <w:tcPr>
                                <w:tcW w:w="1134" w:type="dxa"/>
                                <w:vAlign w:val="center"/>
                              </w:tcPr>
                            </w:tcPrChange>
                          </w:tcPr>
                        </w:tcPrChange>
                      </w:tcPr>
                    </w:tcPrChange>
                  </w:tcPr>
                </w:tcPrChange>
              </w:tcPr>
            </w:tcPrChange>
          </w:tcPr>
          <w:p w14:paraId="7C8566E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013</w:t>
            </w:r>
          </w:p>
        </w:tc>
        <w:tc>
          <w:tcPr>
            <w:tcW w:w="4248" w:type="dxa"/>
            <w:vAlign w:val="center"/>
            <w:tcPrChange w:id="1477" w:author="杰" w:date="2025-08-27T17:13:32Z">
              <w:tcPr>
                <w:tcW w:w="4248" w:type="dxa"/>
                <w:gridSpan w:val="2"/>
                <w:vAlign w:val="center"/>
                <w:tcPrChange w:id="1478" w:author="杰" w:date="2025-08-27T17:13:32Z">
                  <w:tcPr>
                    <w:tcW w:w="4248" w:type="dxa"/>
                    <w:vAlign w:val="center"/>
                    <w:tcPrChange w:id="1479" w:author="杰" w:date="2025-08-27T17:13:32Z">
                      <w:tcPr>
                        <w:tcW w:w="4248" w:type="dxa"/>
                        <w:vAlign w:val="center"/>
                        <w:tcPrChange w:id="1480" w:author="杰" w:date="2025-08-27T17:13:32Z">
                          <w:tcPr>
                            <w:tcW w:w="4248" w:type="dxa"/>
                            <w:vAlign w:val="center"/>
                            <w:tcPrChange w:id="1481" w:author="杰" w:date="2025-08-27T17:13:32Z">
                              <w:tcPr>
                                <w:tcW w:w="4248" w:type="dxa"/>
                                <w:vAlign w:val="center"/>
                              </w:tcPr>
                            </w:tcPrChange>
                          </w:tcPr>
                        </w:tcPrChange>
                      </w:tcPr>
                    </w:tcPrChange>
                  </w:tcPr>
                </w:tcPrChange>
              </w:tcPr>
            </w:tcPrChange>
          </w:tcPr>
          <w:p w14:paraId="7AE9F9A6">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设计鉴赏</w:t>
            </w:r>
          </w:p>
          <w:p w14:paraId="2B2A3B0A">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Design Appreciation</w:t>
            </w:r>
          </w:p>
        </w:tc>
        <w:tc>
          <w:tcPr>
            <w:tcW w:w="645" w:type="dxa"/>
            <w:vAlign w:val="center"/>
            <w:tcPrChange w:id="1482" w:author="杰" w:date="2025-08-27T17:13:32Z">
              <w:tcPr>
                <w:tcW w:w="645" w:type="dxa"/>
                <w:gridSpan w:val="2"/>
                <w:vAlign w:val="center"/>
                <w:tcPrChange w:id="1483" w:author="杰" w:date="2025-08-27T17:13:32Z">
                  <w:tcPr>
                    <w:tcW w:w="645" w:type="dxa"/>
                    <w:vAlign w:val="center"/>
                    <w:tcPrChange w:id="1484" w:author="杰" w:date="2025-08-27T17:13:32Z">
                      <w:tcPr>
                        <w:tcW w:w="645" w:type="dxa"/>
                        <w:vAlign w:val="center"/>
                        <w:tcPrChange w:id="1485" w:author="杰" w:date="2025-08-27T17:13:32Z">
                          <w:tcPr>
                            <w:tcW w:w="645" w:type="dxa"/>
                            <w:vAlign w:val="center"/>
                            <w:tcPrChange w:id="1486" w:author="杰" w:date="2025-08-27T17:13:32Z">
                              <w:tcPr>
                                <w:tcW w:w="645" w:type="dxa"/>
                                <w:vAlign w:val="center"/>
                              </w:tcPr>
                            </w:tcPrChange>
                          </w:tcPr>
                        </w:tcPrChange>
                      </w:tcPr>
                    </w:tcPrChange>
                  </w:tcPr>
                </w:tcPrChange>
              </w:tcPr>
            </w:tcPrChange>
          </w:tcPr>
          <w:p w14:paraId="62DA4C5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487" w:author="杰" w:date="2025-08-27T17:13:32Z">
              <w:tcPr>
                <w:tcW w:w="490" w:type="dxa"/>
                <w:gridSpan w:val="2"/>
                <w:vAlign w:val="center"/>
                <w:tcPrChange w:id="1488" w:author="杰" w:date="2025-08-27T17:13:32Z">
                  <w:tcPr>
                    <w:tcW w:w="490" w:type="dxa"/>
                    <w:vAlign w:val="center"/>
                    <w:tcPrChange w:id="1489" w:author="杰" w:date="2025-08-27T17:13:32Z">
                      <w:tcPr>
                        <w:tcW w:w="490" w:type="dxa"/>
                        <w:vAlign w:val="center"/>
                        <w:tcPrChange w:id="1490" w:author="杰" w:date="2025-08-27T17:13:32Z">
                          <w:tcPr>
                            <w:tcW w:w="490" w:type="dxa"/>
                            <w:vAlign w:val="center"/>
                            <w:tcPrChange w:id="1491" w:author="杰" w:date="2025-08-27T17:13:32Z">
                              <w:tcPr>
                                <w:tcW w:w="490" w:type="dxa"/>
                                <w:vAlign w:val="center"/>
                              </w:tcPr>
                            </w:tcPrChange>
                          </w:tcPr>
                        </w:tcPrChange>
                      </w:tcPr>
                    </w:tcPrChange>
                  </w:tcPr>
                </w:tcPrChange>
              </w:tcPr>
            </w:tcPrChange>
          </w:tcPr>
          <w:p w14:paraId="59DBBDB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Change w:id="1492" w:author="杰" w:date="2025-08-27T17:13:32Z">
              <w:tcPr>
                <w:tcW w:w="567" w:type="dxa"/>
                <w:gridSpan w:val="2"/>
                <w:vAlign w:val="center"/>
                <w:tcPrChange w:id="1493" w:author="杰" w:date="2025-08-27T17:13:32Z">
                  <w:tcPr>
                    <w:tcW w:w="567" w:type="dxa"/>
                    <w:vAlign w:val="center"/>
                    <w:tcPrChange w:id="1494" w:author="杰" w:date="2025-08-27T17:13:32Z">
                      <w:tcPr>
                        <w:tcW w:w="567" w:type="dxa"/>
                        <w:vAlign w:val="center"/>
                        <w:tcPrChange w:id="1495" w:author="杰" w:date="2025-08-27T17:13:32Z">
                          <w:tcPr>
                            <w:tcW w:w="567" w:type="dxa"/>
                            <w:vAlign w:val="center"/>
                            <w:tcPrChange w:id="1496" w:author="杰" w:date="2025-08-27T17:13:32Z">
                              <w:tcPr>
                                <w:tcW w:w="567" w:type="dxa"/>
                                <w:vAlign w:val="center"/>
                              </w:tcPr>
                            </w:tcPrChange>
                          </w:tcPr>
                        </w:tcPrChange>
                      </w:tcPr>
                    </w:tcPrChange>
                  </w:tcPr>
                </w:tcPrChange>
              </w:tcPr>
            </w:tcPrChange>
          </w:tcPr>
          <w:p w14:paraId="45FCFF69">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497" w:author="杰" w:date="2025-08-27T17:13:32Z">
              <w:tcPr>
                <w:tcW w:w="567" w:type="dxa"/>
                <w:gridSpan w:val="2"/>
                <w:vAlign w:val="center"/>
                <w:tcPrChange w:id="1498" w:author="杰" w:date="2025-08-27T17:13:32Z">
                  <w:tcPr>
                    <w:tcW w:w="567" w:type="dxa"/>
                    <w:vAlign w:val="center"/>
                    <w:tcPrChange w:id="1499" w:author="杰" w:date="2025-08-27T17:13:32Z">
                      <w:tcPr>
                        <w:tcW w:w="567" w:type="dxa"/>
                        <w:vAlign w:val="center"/>
                        <w:tcPrChange w:id="1500" w:author="杰" w:date="2025-08-27T17:13:32Z">
                          <w:tcPr>
                            <w:tcW w:w="567" w:type="dxa"/>
                            <w:vAlign w:val="center"/>
                            <w:tcPrChange w:id="1501" w:author="杰" w:date="2025-08-27T17:13:32Z">
                              <w:tcPr>
                                <w:tcW w:w="567" w:type="dxa"/>
                                <w:vAlign w:val="center"/>
                              </w:tcPr>
                            </w:tcPrChange>
                          </w:tcPr>
                        </w:tcPrChange>
                      </w:tcPr>
                    </w:tcPrChange>
                  </w:tcPr>
                </w:tcPrChange>
              </w:tcPr>
            </w:tcPrChange>
          </w:tcPr>
          <w:p w14:paraId="706D109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502" w:author="杰" w:date="2025-08-27T17:13:32Z">
              <w:tcPr>
                <w:tcW w:w="567" w:type="dxa"/>
                <w:gridSpan w:val="2"/>
                <w:vAlign w:val="center"/>
                <w:tcPrChange w:id="1503" w:author="杰" w:date="2025-08-27T17:13:32Z">
                  <w:tcPr>
                    <w:tcW w:w="567" w:type="dxa"/>
                    <w:vAlign w:val="center"/>
                    <w:tcPrChange w:id="1504" w:author="杰" w:date="2025-08-27T17:13:32Z">
                      <w:tcPr>
                        <w:tcW w:w="567" w:type="dxa"/>
                        <w:vAlign w:val="center"/>
                        <w:tcPrChange w:id="1505" w:author="杰" w:date="2025-08-27T17:13:32Z">
                          <w:tcPr>
                            <w:tcW w:w="567" w:type="dxa"/>
                            <w:vAlign w:val="center"/>
                            <w:tcPrChange w:id="1506" w:author="杰" w:date="2025-08-27T17:13:32Z">
                              <w:tcPr>
                                <w:tcW w:w="567" w:type="dxa"/>
                                <w:vAlign w:val="center"/>
                              </w:tcPr>
                            </w:tcPrChange>
                          </w:tcPr>
                        </w:tcPrChange>
                      </w:tcPr>
                    </w:tcPrChange>
                  </w:tcPr>
                </w:tcPrChange>
              </w:tcPr>
            </w:tcPrChange>
          </w:tcPr>
          <w:p w14:paraId="7D2F922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Merge w:val="continue"/>
            <w:vAlign w:val="center"/>
            <w:tcPrChange w:id="1507" w:author="杰" w:date="2025-08-27T17:13:32Z">
              <w:tcPr>
                <w:tcW w:w="846" w:type="dxa"/>
                <w:gridSpan w:val="2"/>
                <w:vMerge w:val="continue"/>
                <w:vAlign w:val="center"/>
                <w:tcPrChange w:id="1508" w:author="杰" w:date="2025-08-27T17:13:32Z">
                  <w:tcPr>
                    <w:tcW w:w="846" w:type="dxa"/>
                    <w:vMerge w:val="continue"/>
                    <w:vAlign w:val="center"/>
                    <w:tcPrChange w:id="1509" w:author="杰" w:date="2025-08-27T17:13:32Z">
                      <w:tcPr>
                        <w:tcW w:w="846" w:type="dxa"/>
                        <w:vMerge w:val="continue"/>
                        <w:vAlign w:val="center"/>
                        <w:tcPrChange w:id="1510" w:author="杰" w:date="2025-08-27T17:13:32Z">
                          <w:tcPr>
                            <w:tcW w:w="846" w:type="dxa"/>
                            <w:vMerge w:val="continue"/>
                            <w:vAlign w:val="center"/>
                            <w:tcPrChange w:id="1511" w:author="杰" w:date="2025-08-27T17:13:32Z">
                              <w:tcPr>
                                <w:tcW w:w="846" w:type="dxa"/>
                                <w:vMerge w:val="continue"/>
                                <w:vAlign w:val="center"/>
                              </w:tcPr>
                            </w:tcPrChange>
                          </w:tcPr>
                        </w:tcPrChange>
                      </w:tcPr>
                    </w:tcPrChange>
                  </w:tcPr>
                </w:tcPrChange>
              </w:tcPr>
            </w:tcPrChange>
          </w:tcPr>
          <w:p w14:paraId="7CFAD85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959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12"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512" w:author="杰" w:date="2025-08-27T17:13:32Z">
            <w:trPr>
              <w:gridBefore w:val="1"/>
              <w:wBefore w:w="80" w:type="dxa"/>
              <w:trHeight w:val="510" w:hRule="atLeast"/>
              <w:jc w:val="center"/>
            </w:trPr>
          </w:trPrChange>
        </w:trPr>
        <w:tc>
          <w:tcPr>
            <w:tcW w:w="1134" w:type="dxa"/>
            <w:vAlign w:val="center"/>
            <w:tcPrChange w:id="1513" w:author="杰" w:date="2025-08-27T17:13:32Z">
              <w:tcPr>
                <w:tcW w:w="1134" w:type="dxa"/>
                <w:gridSpan w:val="2"/>
                <w:vAlign w:val="center"/>
                <w:tcPrChange w:id="1514" w:author="杰" w:date="2025-08-27T17:13:32Z">
                  <w:tcPr>
                    <w:tcW w:w="1134" w:type="dxa"/>
                    <w:vAlign w:val="center"/>
                    <w:tcPrChange w:id="1515" w:author="杰" w:date="2025-08-27T17:13:32Z">
                      <w:tcPr>
                        <w:tcW w:w="1134" w:type="dxa"/>
                        <w:vAlign w:val="center"/>
                        <w:tcPrChange w:id="1516" w:author="杰" w:date="2025-08-27T17:13:32Z">
                          <w:tcPr>
                            <w:tcW w:w="1134" w:type="dxa"/>
                            <w:vAlign w:val="center"/>
                            <w:tcPrChange w:id="1517" w:author="杰" w:date="2025-08-27T17:13:32Z">
                              <w:tcPr>
                                <w:tcW w:w="1134" w:type="dxa"/>
                                <w:vAlign w:val="center"/>
                              </w:tcPr>
                            </w:tcPrChange>
                          </w:tcPr>
                        </w:tcPrChange>
                      </w:tcPr>
                    </w:tcPrChange>
                  </w:tcPr>
                </w:tcPrChange>
              </w:tcPr>
            </w:tcPrChange>
          </w:tcPr>
          <w:p w14:paraId="0E297D3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014</w:t>
            </w:r>
          </w:p>
        </w:tc>
        <w:tc>
          <w:tcPr>
            <w:tcW w:w="4248" w:type="dxa"/>
            <w:vAlign w:val="center"/>
            <w:tcPrChange w:id="1518" w:author="杰" w:date="2025-08-27T17:13:32Z">
              <w:tcPr>
                <w:tcW w:w="4248" w:type="dxa"/>
                <w:gridSpan w:val="2"/>
                <w:vAlign w:val="center"/>
                <w:tcPrChange w:id="1519" w:author="杰" w:date="2025-08-27T17:13:32Z">
                  <w:tcPr>
                    <w:tcW w:w="4248" w:type="dxa"/>
                    <w:vAlign w:val="center"/>
                    <w:tcPrChange w:id="1520" w:author="杰" w:date="2025-08-27T17:13:32Z">
                      <w:tcPr>
                        <w:tcW w:w="4248" w:type="dxa"/>
                        <w:vAlign w:val="center"/>
                        <w:tcPrChange w:id="1521" w:author="杰" w:date="2025-08-27T17:13:32Z">
                          <w:tcPr>
                            <w:tcW w:w="4248" w:type="dxa"/>
                            <w:vAlign w:val="center"/>
                            <w:tcPrChange w:id="1522" w:author="杰" w:date="2025-08-27T17:13:32Z">
                              <w:tcPr>
                                <w:tcW w:w="4248" w:type="dxa"/>
                                <w:vAlign w:val="center"/>
                              </w:tcPr>
                            </w:tcPrChange>
                          </w:tcPr>
                        </w:tcPrChange>
                      </w:tcPr>
                    </w:tcPrChange>
                  </w:tcPr>
                </w:tcPrChange>
              </w:tcPr>
            </w:tcPrChange>
          </w:tcPr>
          <w:p w14:paraId="0C0B916F">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音乐欣赏与体验</w:t>
            </w:r>
          </w:p>
          <w:p w14:paraId="04BB335F">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Music Appreciation and Hands-on Experience</w:t>
            </w:r>
          </w:p>
        </w:tc>
        <w:tc>
          <w:tcPr>
            <w:tcW w:w="645" w:type="dxa"/>
            <w:vAlign w:val="center"/>
            <w:tcPrChange w:id="1523" w:author="杰" w:date="2025-08-27T17:13:32Z">
              <w:tcPr>
                <w:tcW w:w="645" w:type="dxa"/>
                <w:gridSpan w:val="2"/>
                <w:vAlign w:val="center"/>
                <w:tcPrChange w:id="1524" w:author="杰" w:date="2025-08-27T17:13:32Z">
                  <w:tcPr>
                    <w:tcW w:w="645" w:type="dxa"/>
                    <w:vAlign w:val="center"/>
                    <w:tcPrChange w:id="1525" w:author="杰" w:date="2025-08-27T17:13:32Z">
                      <w:tcPr>
                        <w:tcW w:w="645" w:type="dxa"/>
                        <w:vAlign w:val="center"/>
                        <w:tcPrChange w:id="1526" w:author="杰" w:date="2025-08-27T17:13:32Z">
                          <w:tcPr>
                            <w:tcW w:w="645" w:type="dxa"/>
                            <w:vAlign w:val="center"/>
                            <w:tcPrChange w:id="1527" w:author="杰" w:date="2025-08-27T17:13:32Z">
                              <w:tcPr>
                                <w:tcW w:w="645" w:type="dxa"/>
                                <w:vAlign w:val="center"/>
                              </w:tcPr>
                            </w:tcPrChange>
                          </w:tcPr>
                        </w:tcPrChange>
                      </w:tcPr>
                    </w:tcPrChange>
                  </w:tcPr>
                </w:tcPrChange>
              </w:tcPr>
            </w:tcPrChange>
          </w:tcPr>
          <w:p w14:paraId="518EFD7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528" w:author="杰" w:date="2025-08-27T17:13:32Z">
              <w:tcPr>
                <w:tcW w:w="490" w:type="dxa"/>
                <w:gridSpan w:val="2"/>
                <w:vAlign w:val="center"/>
                <w:tcPrChange w:id="1529" w:author="杰" w:date="2025-08-27T17:13:32Z">
                  <w:tcPr>
                    <w:tcW w:w="490" w:type="dxa"/>
                    <w:vAlign w:val="center"/>
                    <w:tcPrChange w:id="1530" w:author="杰" w:date="2025-08-27T17:13:32Z">
                      <w:tcPr>
                        <w:tcW w:w="490" w:type="dxa"/>
                        <w:vAlign w:val="center"/>
                        <w:tcPrChange w:id="1531" w:author="杰" w:date="2025-08-27T17:13:32Z">
                          <w:tcPr>
                            <w:tcW w:w="490" w:type="dxa"/>
                            <w:vAlign w:val="center"/>
                            <w:tcPrChange w:id="1532" w:author="杰" w:date="2025-08-27T17:13:32Z">
                              <w:tcPr>
                                <w:tcW w:w="490" w:type="dxa"/>
                                <w:vAlign w:val="center"/>
                              </w:tcPr>
                            </w:tcPrChange>
                          </w:tcPr>
                        </w:tcPrChange>
                      </w:tcPr>
                    </w:tcPrChange>
                  </w:tcPr>
                </w:tcPrChange>
              </w:tcPr>
            </w:tcPrChange>
          </w:tcPr>
          <w:p w14:paraId="177027A2">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533" w:author="杰" w:date="2025-08-27T17:13:32Z">
              <w:tcPr>
                <w:tcW w:w="567" w:type="dxa"/>
                <w:gridSpan w:val="2"/>
                <w:vAlign w:val="center"/>
                <w:tcPrChange w:id="1534" w:author="杰" w:date="2025-08-27T17:13:32Z">
                  <w:tcPr>
                    <w:tcW w:w="567" w:type="dxa"/>
                    <w:vAlign w:val="center"/>
                    <w:tcPrChange w:id="1535" w:author="杰" w:date="2025-08-27T17:13:32Z">
                      <w:tcPr>
                        <w:tcW w:w="567" w:type="dxa"/>
                        <w:vAlign w:val="center"/>
                        <w:tcPrChange w:id="1536" w:author="杰" w:date="2025-08-27T17:13:32Z">
                          <w:tcPr>
                            <w:tcW w:w="567" w:type="dxa"/>
                            <w:vAlign w:val="center"/>
                            <w:tcPrChange w:id="1537" w:author="杰" w:date="2025-08-27T17:13:32Z">
                              <w:tcPr>
                                <w:tcW w:w="567" w:type="dxa"/>
                                <w:vAlign w:val="center"/>
                              </w:tcPr>
                            </w:tcPrChange>
                          </w:tcPr>
                        </w:tcPrChange>
                      </w:tcPr>
                    </w:tcPrChange>
                  </w:tcPr>
                </w:tcPrChange>
              </w:tcPr>
            </w:tcPrChange>
          </w:tcPr>
          <w:p w14:paraId="4D837337">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538" w:author="杰" w:date="2025-08-27T17:13:32Z">
              <w:tcPr>
                <w:tcW w:w="567" w:type="dxa"/>
                <w:gridSpan w:val="2"/>
                <w:vAlign w:val="center"/>
                <w:tcPrChange w:id="1539" w:author="杰" w:date="2025-08-27T17:13:32Z">
                  <w:tcPr>
                    <w:tcW w:w="567" w:type="dxa"/>
                    <w:vAlign w:val="center"/>
                    <w:tcPrChange w:id="1540" w:author="杰" w:date="2025-08-27T17:13:32Z">
                      <w:tcPr>
                        <w:tcW w:w="567" w:type="dxa"/>
                        <w:vAlign w:val="center"/>
                        <w:tcPrChange w:id="1541" w:author="杰" w:date="2025-08-27T17:13:32Z">
                          <w:tcPr>
                            <w:tcW w:w="567" w:type="dxa"/>
                            <w:vAlign w:val="center"/>
                            <w:tcPrChange w:id="1542" w:author="杰" w:date="2025-08-27T17:13:32Z">
                              <w:tcPr>
                                <w:tcW w:w="567" w:type="dxa"/>
                                <w:vAlign w:val="center"/>
                              </w:tcPr>
                            </w:tcPrChange>
                          </w:tcPr>
                        </w:tcPrChange>
                      </w:tcPr>
                    </w:tcPrChange>
                  </w:tcPr>
                </w:tcPrChange>
              </w:tcPr>
            </w:tcPrChange>
          </w:tcPr>
          <w:p w14:paraId="1AA456F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1543" w:author="杰" w:date="2025-08-27T17:13:32Z">
              <w:tcPr>
                <w:tcW w:w="567" w:type="dxa"/>
                <w:gridSpan w:val="2"/>
                <w:vAlign w:val="center"/>
                <w:tcPrChange w:id="1544" w:author="杰" w:date="2025-08-27T17:13:32Z">
                  <w:tcPr>
                    <w:tcW w:w="567" w:type="dxa"/>
                    <w:vAlign w:val="center"/>
                    <w:tcPrChange w:id="1545" w:author="杰" w:date="2025-08-27T17:13:32Z">
                      <w:tcPr>
                        <w:tcW w:w="567" w:type="dxa"/>
                        <w:vAlign w:val="center"/>
                        <w:tcPrChange w:id="1546" w:author="杰" w:date="2025-08-27T17:13:32Z">
                          <w:tcPr>
                            <w:tcW w:w="567" w:type="dxa"/>
                            <w:vAlign w:val="center"/>
                            <w:tcPrChange w:id="1547" w:author="杰" w:date="2025-08-27T17:13:32Z">
                              <w:tcPr>
                                <w:tcW w:w="567" w:type="dxa"/>
                                <w:vAlign w:val="center"/>
                              </w:tcPr>
                            </w:tcPrChange>
                          </w:tcPr>
                        </w:tcPrChange>
                      </w:tcPr>
                    </w:tcPrChange>
                  </w:tcPr>
                </w:tcPrChange>
              </w:tcPr>
            </w:tcPrChange>
          </w:tcPr>
          <w:p w14:paraId="3BC21DA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Merge w:val="continue"/>
            <w:vAlign w:val="center"/>
            <w:tcPrChange w:id="1548" w:author="杰" w:date="2025-08-27T17:13:32Z">
              <w:tcPr>
                <w:tcW w:w="846" w:type="dxa"/>
                <w:gridSpan w:val="2"/>
                <w:vMerge w:val="continue"/>
                <w:vAlign w:val="center"/>
                <w:tcPrChange w:id="1549" w:author="杰" w:date="2025-08-27T17:13:32Z">
                  <w:tcPr>
                    <w:tcW w:w="846" w:type="dxa"/>
                    <w:vMerge w:val="continue"/>
                    <w:vAlign w:val="center"/>
                    <w:tcPrChange w:id="1550" w:author="杰" w:date="2025-08-27T17:13:32Z">
                      <w:tcPr>
                        <w:tcW w:w="846" w:type="dxa"/>
                        <w:vMerge w:val="continue"/>
                        <w:vAlign w:val="center"/>
                        <w:tcPrChange w:id="1551" w:author="杰" w:date="2025-08-27T17:13:32Z">
                          <w:tcPr>
                            <w:tcW w:w="846" w:type="dxa"/>
                            <w:vMerge w:val="continue"/>
                            <w:vAlign w:val="center"/>
                            <w:tcPrChange w:id="1552" w:author="杰" w:date="2025-08-27T17:13:32Z">
                              <w:tcPr>
                                <w:tcW w:w="846" w:type="dxa"/>
                                <w:vMerge w:val="continue"/>
                                <w:vAlign w:val="center"/>
                              </w:tcPr>
                            </w:tcPrChange>
                          </w:tcPr>
                        </w:tcPrChange>
                      </w:tcPr>
                    </w:tcPrChange>
                  </w:tcPr>
                </w:tcPrChange>
              </w:tcPr>
            </w:tcPrChange>
          </w:tcPr>
          <w:p w14:paraId="5B9D85E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4C8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53"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553" w:author="杰" w:date="2025-08-27T17:13:32Z">
            <w:trPr>
              <w:gridBefore w:val="1"/>
              <w:wBefore w:w="80" w:type="dxa"/>
              <w:trHeight w:val="510" w:hRule="atLeast"/>
              <w:jc w:val="center"/>
            </w:trPr>
          </w:trPrChange>
        </w:trPr>
        <w:tc>
          <w:tcPr>
            <w:tcW w:w="1134" w:type="dxa"/>
            <w:vAlign w:val="center"/>
            <w:tcPrChange w:id="1554" w:author="杰" w:date="2025-08-27T17:13:32Z">
              <w:tcPr>
                <w:tcW w:w="1134" w:type="dxa"/>
                <w:gridSpan w:val="2"/>
                <w:vAlign w:val="center"/>
                <w:tcPrChange w:id="1555" w:author="杰" w:date="2025-08-27T17:13:32Z">
                  <w:tcPr>
                    <w:tcW w:w="1134" w:type="dxa"/>
                    <w:vAlign w:val="center"/>
                    <w:tcPrChange w:id="1556" w:author="杰" w:date="2025-08-27T17:13:32Z">
                      <w:tcPr>
                        <w:tcW w:w="1134" w:type="dxa"/>
                        <w:vAlign w:val="center"/>
                        <w:tcPrChange w:id="1557" w:author="杰" w:date="2025-08-27T17:13:32Z">
                          <w:tcPr>
                            <w:tcW w:w="1134" w:type="dxa"/>
                            <w:vAlign w:val="center"/>
                            <w:tcPrChange w:id="1558" w:author="杰" w:date="2025-08-27T17:13:32Z">
                              <w:tcPr>
                                <w:tcW w:w="1134" w:type="dxa"/>
                                <w:vAlign w:val="center"/>
                              </w:tcPr>
                            </w:tcPrChange>
                          </w:tcPr>
                        </w:tcPrChange>
                      </w:tcPr>
                    </w:tcPrChange>
                  </w:tcPr>
                </w:tcPrChange>
              </w:tcPr>
            </w:tcPrChange>
          </w:tcPr>
          <w:p w14:paraId="57DC6E8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015</w:t>
            </w:r>
          </w:p>
        </w:tc>
        <w:tc>
          <w:tcPr>
            <w:tcW w:w="4248" w:type="dxa"/>
            <w:vAlign w:val="center"/>
            <w:tcPrChange w:id="1559" w:author="杰" w:date="2025-08-27T17:13:32Z">
              <w:tcPr>
                <w:tcW w:w="4248" w:type="dxa"/>
                <w:gridSpan w:val="2"/>
                <w:vAlign w:val="center"/>
                <w:tcPrChange w:id="1560" w:author="杰" w:date="2025-08-27T17:13:32Z">
                  <w:tcPr>
                    <w:tcW w:w="4248" w:type="dxa"/>
                    <w:vAlign w:val="center"/>
                    <w:tcPrChange w:id="1561" w:author="杰" w:date="2025-08-27T17:13:32Z">
                      <w:tcPr>
                        <w:tcW w:w="4248" w:type="dxa"/>
                        <w:vAlign w:val="center"/>
                        <w:tcPrChange w:id="1562" w:author="杰" w:date="2025-08-27T17:13:32Z">
                          <w:tcPr>
                            <w:tcW w:w="4248" w:type="dxa"/>
                            <w:vAlign w:val="center"/>
                            <w:tcPrChange w:id="1563" w:author="杰" w:date="2025-08-27T17:13:32Z">
                              <w:tcPr>
                                <w:tcW w:w="4248" w:type="dxa"/>
                                <w:vAlign w:val="center"/>
                              </w:tcPr>
                            </w:tcPrChange>
                          </w:tcPr>
                        </w:tcPrChange>
                      </w:tcPr>
                    </w:tcPrChange>
                  </w:tcPr>
                </w:tcPrChange>
              </w:tcPr>
            </w:tcPrChange>
          </w:tcPr>
          <w:p w14:paraId="55DF162F">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书法鉴赏与体验</w:t>
            </w:r>
          </w:p>
          <w:p w14:paraId="3AD21C45">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Calligraphy Appreciation and Hands-on Experience</w:t>
            </w:r>
          </w:p>
        </w:tc>
        <w:tc>
          <w:tcPr>
            <w:tcW w:w="645" w:type="dxa"/>
            <w:vAlign w:val="center"/>
            <w:tcPrChange w:id="1564" w:author="杰" w:date="2025-08-27T17:13:32Z">
              <w:tcPr>
                <w:tcW w:w="645" w:type="dxa"/>
                <w:gridSpan w:val="2"/>
                <w:vAlign w:val="center"/>
                <w:tcPrChange w:id="1565" w:author="杰" w:date="2025-08-27T17:13:32Z">
                  <w:tcPr>
                    <w:tcW w:w="645" w:type="dxa"/>
                    <w:vAlign w:val="center"/>
                    <w:tcPrChange w:id="1566" w:author="杰" w:date="2025-08-27T17:13:32Z">
                      <w:tcPr>
                        <w:tcW w:w="645" w:type="dxa"/>
                        <w:vAlign w:val="center"/>
                        <w:tcPrChange w:id="1567" w:author="杰" w:date="2025-08-27T17:13:32Z">
                          <w:tcPr>
                            <w:tcW w:w="645" w:type="dxa"/>
                            <w:vAlign w:val="center"/>
                            <w:tcPrChange w:id="1568" w:author="杰" w:date="2025-08-27T17:13:32Z">
                              <w:tcPr>
                                <w:tcW w:w="645" w:type="dxa"/>
                                <w:vAlign w:val="center"/>
                              </w:tcPr>
                            </w:tcPrChange>
                          </w:tcPr>
                        </w:tcPrChange>
                      </w:tcPr>
                    </w:tcPrChange>
                  </w:tcPr>
                </w:tcPrChange>
              </w:tcPr>
            </w:tcPrChange>
          </w:tcPr>
          <w:p w14:paraId="2A9B9DD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569" w:author="杰" w:date="2025-08-27T17:13:32Z">
              <w:tcPr>
                <w:tcW w:w="490" w:type="dxa"/>
                <w:gridSpan w:val="2"/>
                <w:vAlign w:val="center"/>
                <w:tcPrChange w:id="1570" w:author="杰" w:date="2025-08-27T17:13:32Z">
                  <w:tcPr>
                    <w:tcW w:w="490" w:type="dxa"/>
                    <w:vAlign w:val="center"/>
                    <w:tcPrChange w:id="1571" w:author="杰" w:date="2025-08-27T17:13:32Z">
                      <w:tcPr>
                        <w:tcW w:w="490" w:type="dxa"/>
                        <w:vAlign w:val="center"/>
                        <w:tcPrChange w:id="1572" w:author="杰" w:date="2025-08-27T17:13:32Z">
                          <w:tcPr>
                            <w:tcW w:w="490" w:type="dxa"/>
                            <w:vAlign w:val="center"/>
                            <w:tcPrChange w:id="1573" w:author="杰" w:date="2025-08-27T17:13:32Z">
                              <w:tcPr>
                                <w:tcW w:w="490" w:type="dxa"/>
                                <w:vAlign w:val="center"/>
                              </w:tcPr>
                            </w:tcPrChange>
                          </w:tcPr>
                        </w:tcPrChange>
                      </w:tcPr>
                    </w:tcPrChange>
                  </w:tcPr>
                </w:tcPrChange>
              </w:tcPr>
            </w:tcPrChange>
          </w:tcPr>
          <w:p w14:paraId="40DEEF4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574" w:author="杰" w:date="2025-08-27T17:13:32Z">
              <w:tcPr>
                <w:tcW w:w="567" w:type="dxa"/>
                <w:gridSpan w:val="2"/>
                <w:vAlign w:val="center"/>
                <w:tcPrChange w:id="1575" w:author="杰" w:date="2025-08-27T17:13:32Z">
                  <w:tcPr>
                    <w:tcW w:w="567" w:type="dxa"/>
                    <w:vAlign w:val="center"/>
                    <w:tcPrChange w:id="1576" w:author="杰" w:date="2025-08-27T17:13:32Z">
                      <w:tcPr>
                        <w:tcW w:w="567" w:type="dxa"/>
                        <w:vAlign w:val="center"/>
                        <w:tcPrChange w:id="1577" w:author="杰" w:date="2025-08-27T17:13:32Z">
                          <w:tcPr>
                            <w:tcW w:w="567" w:type="dxa"/>
                            <w:vAlign w:val="center"/>
                            <w:tcPrChange w:id="1578" w:author="杰" w:date="2025-08-27T17:13:32Z">
                              <w:tcPr>
                                <w:tcW w:w="567" w:type="dxa"/>
                                <w:vAlign w:val="center"/>
                              </w:tcPr>
                            </w:tcPrChange>
                          </w:tcPr>
                        </w:tcPrChange>
                      </w:tcPr>
                    </w:tcPrChange>
                  </w:tcPr>
                </w:tcPrChange>
              </w:tcPr>
            </w:tcPrChange>
          </w:tcPr>
          <w:p w14:paraId="2F214D3B">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579" w:author="杰" w:date="2025-08-27T17:13:32Z">
              <w:tcPr>
                <w:tcW w:w="567" w:type="dxa"/>
                <w:gridSpan w:val="2"/>
                <w:vAlign w:val="center"/>
                <w:tcPrChange w:id="1580" w:author="杰" w:date="2025-08-27T17:13:32Z">
                  <w:tcPr>
                    <w:tcW w:w="567" w:type="dxa"/>
                    <w:vAlign w:val="center"/>
                    <w:tcPrChange w:id="1581" w:author="杰" w:date="2025-08-27T17:13:32Z">
                      <w:tcPr>
                        <w:tcW w:w="567" w:type="dxa"/>
                        <w:vAlign w:val="center"/>
                        <w:tcPrChange w:id="1582" w:author="杰" w:date="2025-08-27T17:13:32Z">
                          <w:tcPr>
                            <w:tcW w:w="567" w:type="dxa"/>
                            <w:vAlign w:val="center"/>
                            <w:tcPrChange w:id="1583" w:author="杰" w:date="2025-08-27T17:13:32Z">
                              <w:tcPr>
                                <w:tcW w:w="567" w:type="dxa"/>
                                <w:vAlign w:val="center"/>
                              </w:tcPr>
                            </w:tcPrChange>
                          </w:tcPr>
                        </w:tcPrChange>
                      </w:tcPr>
                    </w:tcPrChange>
                  </w:tcPr>
                </w:tcPrChange>
              </w:tcPr>
            </w:tcPrChange>
          </w:tcPr>
          <w:p w14:paraId="0914B42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1584" w:author="杰" w:date="2025-08-27T17:13:32Z">
              <w:tcPr>
                <w:tcW w:w="567" w:type="dxa"/>
                <w:gridSpan w:val="2"/>
                <w:vAlign w:val="center"/>
                <w:tcPrChange w:id="1585" w:author="杰" w:date="2025-08-27T17:13:32Z">
                  <w:tcPr>
                    <w:tcW w:w="567" w:type="dxa"/>
                    <w:vAlign w:val="center"/>
                    <w:tcPrChange w:id="1586" w:author="杰" w:date="2025-08-27T17:13:32Z">
                      <w:tcPr>
                        <w:tcW w:w="567" w:type="dxa"/>
                        <w:vAlign w:val="center"/>
                        <w:tcPrChange w:id="1587" w:author="杰" w:date="2025-08-27T17:13:32Z">
                          <w:tcPr>
                            <w:tcW w:w="567" w:type="dxa"/>
                            <w:vAlign w:val="center"/>
                            <w:tcPrChange w:id="1588" w:author="杰" w:date="2025-08-27T17:13:32Z">
                              <w:tcPr>
                                <w:tcW w:w="567" w:type="dxa"/>
                                <w:vAlign w:val="center"/>
                              </w:tcPr>
                            </w:tcPrChange>
                          </w:tcPr>
                        </w:tcPrChange>
                      </w:tcPr>
                    </w:tcPrChange>
                  </w:tcPr>
                </w:tcPrChange>
              </w:tcPr>
            </w:tcPrChange>
          </w:tcPr>
          <w:p w14:paraId="782EDD4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Merge w:val="continue"/>
            <w:vAlign w:val="center"/>
            <w:tcPrChange w:id="1589" w:author="杰" w:date="2025-08-27T17:13:32Z">
              <w:tcPr>
                <w:tcW w:w="846" w:type="dxa"/>
                <w:gridSpan w:val="2"/>
                <w:vMerge w:val="continue"/>
                <w:vAlign w:val="center"/>
                <w:tcPrChange w:id="1590" w:author="杰" w:date="2025-08-27T17:13:32Z">
                  <w:tcPr>
                    <w:tcW w:w="846" w:type="dxa"/>
                    <w:vMerge w:val="continue"/>
                    <w:vAlign w:val="center"/>
                    <w:tcPrChange w:id="1591" w:author="杰" w:date="2025-08-27T17:13:32Z">
                      <w:tcPr>
                        <w:tcW w:w="846" w:type="dxa"/>
                        <w:vMerge w:val="continue"/>
                        <w:vAlign w:val="center"/>
                        <w:tcPrChange w:id="1592" w:author="杰" w:date="2025-08-27T17:13:32Z">
                          <w:tcPr>
                            <w:tcW w:w="846" w:type="dxa"/>
                            <w:vMerge w:val="continue"/>
                            <w:vAlign w:val="center"/>
                            <w:tcPrChange w:id="1593" w:author="杰" w:date="2025-08-27T17:13:32Z">
                              <w:tcPr>
                                <w:tcW w:w="846" w:type="dxa"/>
                                <w:vMerge w:val="continue"/>
                                <w:vAlign w:val="center"/>
                              </w:tcPr>
                            </w:tcPrChange>
                          </w:tcPr>
                        </w:tcPrChange>
                      </w:tcPr>
                    </w:tcPrChange>
                  </w:tcPr>
                </w:tcPrChange>
              </w:tcPr>
            </w:tcPrChange>
          </w:tcPr>
          <w:p w14:paraId="1E4CC8E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7D5D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94"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594" w:author="杰" w:date="2025-08-27T17:13:32Z">
            <w:trPr>
              <w:gridBefore w:val="1"/>
              <w:wBefore w:w="80" w:type="dxa"/>
              <w:trHeight w:val="510" w:hRule="atLeast"/>
              <w:jc w:val="center"/>
            </w:trPr>
          </w:trPrChange>
        </w:trPr>
        <w:tc>
          <w:tcPr>
            <w:tcW w:w="1134" w:type="dxa"/>
            <w:vAlign w:val="center"/>
            <w:tcPrChange w:id="1595" w:author="杰" w:date="2025-08-27T17:13:32Z">
              <w:tcPr>
                <w:tcW w:w="1134" w:type="dxa"/>
                <w:gridSpan w:val="2"/>
                <w:vAlign w:val="center"/>
                <w:tcPrChange w:id="1596" w:author="杰" w:date="2025-08-27T17:13:32Z">
                  <w:tcPr>
                    <w:tcW w:w="1134" w:type="dxa"/>
                    <w:vAlign w:val="center"/>
                    <w:tcPrChange w:id="1597" w:author="杰" w:date="2025-08-27T17:13:32Z">
                      <w:tcPr>
                        <w:tcW w:w="1134" w:type="dxa"/>
                        <w:vAlign w:val="center"/>
                        <w:tcPrChange w:id="1598" w:author="杰" w:date="2025-08-27T17:13:32Z">
                          <w:tcPr>
                            <w:tcW w:w="1134" w:type="dxa"/>
                            <w:vAlign w:val="center"/>
                            <w:tcPrChange w:id="1599" w:author="杰" w:date="2025-08-27T17:13:32Z">
                              <w:tcPr>
                                <w:tcW w:w="1134" w:type="dxa"/>
                                <w:vAlign w:val="center"/>
                              </w:tcPr>
                            </w:tcPrChange>
                          </w:tcPr>
                        </w:tcPrChange>
                      </w:tcPr>
                    </w:tcPrChange>
                  </w:tcPr>
                </w:tcPrChange>
              </w:tcPr>
            </w:tcPrChange>
          </w:tcPr>
          <w:p w14:paraId="124E61C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016</w:t>
            </w:r>
          </w:p>
        </w:tc>
        <w:tc>
          <w:tcPr>
            <w:tcW w:w="4248" w:type="dxa"/>
            <w:vAlign w:val="center"/>
            <w:tcPrChange w:id="1600" w:author="杰" w:date="2025-08-27T17:13:32Z">
              <w:tcPr>
                <w:tcW w:w="4248" w:type="dxa"/>
                <w:gridSpan w:val="2"/>
                <w:vAlign w:val="center"/>
                <w:tcPrChange w:id="1601" w:author="杰" w:date="2025-08-27T17:13:32Z">
                  <w:tcPr>
                    <w:tcW w:w="4248" w:type="dxa"/>
                    <w:vAlign w:val="center"/>
                    <w:tcPrChange w:id="1602" w:author="杰" w:date="2025-08-27T17:13:32Z">
                      <w:tcPr>
                        <w:tcW w:w="4248" w:type="dxa"/>
                        <w:vAlign w:val="center"/>
                        <w:tcPrChange w:id="1603" w:author="杰" w:date="2025-08-27T17:13:32Z">
                          <w:tcPr>
                            <w:tcW w:w="4248" w:type="dxa"/>
                            <w:vAlign w:val="center"/>
                            <w:tcPrChange w:id="1604" w:author="杰" w:date="2025-08-27T17:13:32Z">
                              <w:tcPr>
                                <w:tcW w:w="4248" w:type="dxa"/>
                                <w:vAlign w:val="center"/>
                              </w:tcPr>
                            </w:tcPrChange>
                          </w:tcPr>
                        </w:tcPrChange>
                      </w:tcPr>
                    </w:tcPrChange>
                  </w:tcPr>
                </w:tcPrChange>
              </w:tcPr>
            </w:tcPrChange>
          </w:tcPr>
          <w:p w14:paraId="1AAA681C">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中国画鉴赏与体验</w:t>
            </w:r>
          </w:p>
          <w:p w14:paraId="229C3E1B">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Appreciation and Hands-on Experience of Chinese Painting</w:t>
            </w:r>
          </w:p>
        </w:tc>
        <w:tc>
          <w:tcPr>
            <w:tcW w:w="645" w:type="dxa"/>
            <w:vAlign w:val="center"/>
            <w:tcPrChange w:id="1605" w:author="杰" w:date="2025-08-27T17:13:32Z">
              <w:tcPr>
                <w:tcW w:w="645" w:type="dxa"/>
                <w:gridSpan w:val="2"/>
                <w:vAlign w:val="center"/>
                <w:tcPrChange w:id="1606" w:author="杰" w:date="2025-08-27T17:13:32Z">
                  <w:tcPr>
                    <w:tcW w:w="645" w:type="dxa"/>
                    <w:vAlign w:val="center"/>
                    <w:tcPrChange w:id="1607" w:author="杰" w:date="2025-08-27T17:13:32Z">
                      <w:tcPr>
                        <w:tcW w:w="645" w:type="dxa"/>
                        <w:vAlign w:val="center"/>
                        <w:tcPrChange w:id="1608" w:author="杰" w:date="2025-08-27T17:13:32Z">
                          <w:tcPr>
                            <w:tcW w:w="645" w:type="dxa"/>
                            <w:vAlign w:val="center"/>
                            <w:tcPrChange w:id="1609" w:author="杰" w:date="2025-08-27T17:13:32Z">
                              <w:tcPr>
                                <w:tcW w:w="645" w:type="dxa"/>
                                <w:vAlign w:val="center"/>
                              </w:tcPr>
                            </w:tcPrChange>
                          </w:tcPr>
                        </w:tcPrChange>
                      </w:tcPr>
                    </w:tcPrChange>
                  </w:tcPr>
                </w:tcPrChange>
              </w:tcPr>
            </w:tcPrChange>
          </w:tcPr>
          <w:p w14:paraId="19E7F1F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610" w:author="杰" w:date="2025-08-27T17:13:32Z">
              <w:tcPr>
                <w:tcW w:w="490" w:type="dxa"/>
                <w:gridSpan w:val="2"/>
                <w:vAlign w:val="center"/>
                <w:tcPrChange w:id="1611" w:author="杰" w:date="2025-08-27T17:13:32Z">
                  <w:tcPr>
                    <w:tcW w:w="490" w:type="dxa"/>
                    <w:vAlign w:val="center"/>
                    <w:tcPrChange w:id="1612" w:author="杰" w:date="2025-08-27T17:13:32Z">
                      <w:tcPr>
                        <w:tcW w:w="490" w:type="dxa"/>
                        <w:vAlign w:val="center"/>
                        <w:tcPrChange w:id="1613" w:author="杰" w:date="2025-08-27T17:13:32Z">
                          <w:tcPr>
                            <w:tcW w:w="490" w:type="dxa"/>
                            <w:vAlign w:val="center"/>
                            <w:tcPrChange w:id="1614" w:author="杰" w:date="2025-08-27T17:13:32Z">
                              <w:tcPr>
                                <w:tcW w:w="490" w:type="dxa"/>
                                <w:vAlign w:val="center"/>
                              </w:tcPr>
                            </w:tcPrChange>
                          </w:tcPr>
                        </w:tcPrChange>
                      </w:tcPr>
                    </w:tcPrChange>
                  </w:tcPr>
                </w:tcPrChange>
              </w:tcPr>
            </w:tcPrChange>
          </w:tcPr>
          <w:p w14:paraId="61B3AE4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615" w:author="杰" w:date="2025-08-27T17:13:32Z">
              <w:tcPr>
                <w:tcW w:w="567" w:type="dxa"/>
                <w:gridSpan w:val="2"/>
                <w:vAlign w:val="center"/>
                <w:tcPrChange w:id="1616" w:author="杰" w:date="2025-08-27T17:13:32Z">
                  <w:tcPr>
                    <w:tcW w:w="567" w:type="dxa"/>
                    <w:vAlign w:val="center"/>
                    <w:tcPrChange w:id="1617" w:author="杰" w:date="2025-08-27T17:13:32Z">
                      <w:tcPr>
                        <w:tcW w:w="567" w:type="dxa"/>
                        <w:vAlign w:val="center"/>
                        <w:tcPrChange w:id="1618" w:author="杰" w:date="2025-08-27T17:13:32Z">
                          <w:tcPr>
                            <w:tcW w:w="567" w:type="dxa"/>
                            <w:vAlign w:val="center"/>
                            <w:tcPrChange w:id="1619" w:author="杰" w:date="2025-08-27T17:13:32Z">
                              <w:tcPr>
                                <w:tcW w:w="567" w:type="dxa"/>
                                <w:vAlign w:val="center"/>
                              </w:tcPr>
                            </w:tcPrChange>
                          </w:tcPr>
                        </w:tcPrChange>
                      </w:tcPr>
                    </w:tcPrChange>
                  </w:tcPr>
                </w:tcPrChange>
              </w:tcPr>
            </w:tcPrChange>
          </w:tcPr>
          <w:p w14:paraId="4F70B598">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620" w:author="杰" w:date="2025-08-27T17:13:32Z">
              <w:tcPr>
                <w:tcW w:w="567" w:type="dxa"/>
                <w:gridSpan w:val="2"/>
                <w:vAlign w:val="center"/>
                <w:tcPrChange w:id="1621" w:author="杰" w:date="2025-08-27T17:13:32Z">
                  <w:tcPr>
                    <w:tcW w:w="567" w:type="dxa"/>
                    <w:vAlign w:val="center"/>
                    <w:tcPrChange w:id="1622" w:author="杰" w:date="2025-08-27T17:13:32Z">
                      <w:tcPr>
                        <w:tcW w:w="567" w:type="dxa"/>
                        <w:vAlign w:val="center"/>
                        <w:tcPrChange w:id="1623" w:author="杰" w:date="2025-08-27T17:13:32Z">
                          <w:tcPr>
                            <w:tcW w:w="567" w:type="dxa"/>
                            <w:vAlign w:val="center"/>
                            <w:tcPrChange w:id="1624" w:author="杰" w:date="2025-08-27T17:13:32Z">
                              <w:tcPr>
                                <w:tcW w:w="567" w:type="dxa"/>
                                <w:vAlign w:val="center"/>
                              </w:tcPr>
                            </w:tcPrChange>
                          </w:tcPr>
                        </w:tcPrChange>
                      </w:tcPr>
                    </w:tcPrChange>
                  </w:tcPr>
                </w:tcPrChange>
              </w:tcPr>
            </w:tcPrChange>
          </w:tcPr>
          <w:p w14:paraId="6192B78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1625" w:author="杰" w:date="2025-08-27T17:13:32Z">
              <w:tcPr>
                <w:tcW w:w="567" w:type="dxa"/>
                <w:gridSpan w:val="2"/>
                <w:vAlign w:val="center"/>
                <w:tcPrChange w:id="1626" w:author="杰" w:date="2025-08-27T17:13:32Z">
                  <w:tcPr>
                    <w:tcW w:w="567" w:type="dxa"/>
                    <w:vAlign w:val="center"/>
                    <w:tcPrChange w:id="1627" w:author="杰" w:date="2025-08-27T17:13:32Z">
                      <w:tcPr>
                        <w:tcW w:w="567" w:type="dxa"/>
                        <w:vAlign w:val="center"/>
                        <w:tcPrChange w:id="1628" w:author="杰" w:date="2025-08-27T17:13:32Z">
                          <w:tcPr>
                            <w:tcW w:w="567" w:type="dxa"/>
                            <w:vAlign w:val="center"/>
                            <w:tcPrChange w:id="1629" w:author="杰" w:date="2025-08-27T17:13:32Z">
                              <w:tcPr>
                                <w:tcW w:w="567" w:type="dxa"/>
                                <w:vAlign w:val="center"/>
                              </w:tcPr>
                            </w:tcPrChange>
                          </w:tcPr>
                        </w:tcPrChange>
                      </w:tcPr>
                    </w:tcPrChange>
                  </w:tcPr>
                </w:tcPrChange>
              </w:tcPr>
            </w:tcPrChange>
          </w:tcPr>
          <w:p w14:paraId="6D1F90CE">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Merge w:val="continue"/>
            <w:vAlign w:val="center"/>
            <w:tcPrChange w:id="1630" w:author="杰" w:date="2025-08-27T17:13:32Z">
              <w:tcPr>
                <w:tcW w:w="846" w:type="dxa"/>
                <w:gridSpan w:val="2"/>
                <w:vMerge w:val="continue"/>
                <w:vAlign w:val="center"/>
                <w:tcPrChange w:id="1631" w:author="杰" w:date="2025-08-27T17:13:32Z">
                  <w:tcPr>
                    <w:tcW w:w="846" w:type="dxa"/>
                    <w:vMerge w:val="continue"/>
                    <w:vAlign w:val="center"/>
                    <w:tcPrChange w:id="1632" w:author="杰" w:date="2025-08-27T17:13:32Z">
                      <w:tcPr>
                        <w:tcW w:w="846" w:type="dxa"/>
                        <w:vMerge w:val="continue"/>
                        <w:vAlign w:val="center"/>
                        <w:tcPrChange w:id="1633" w:author="杰" w:date="2025-08-27T17:13:32Z">
                          <w:tcPr>
                            <w:tcW w:w="846" w:type="dxa"/>
                            <w:vMerge w:val="continue"/>
                            <w:vAlign w:val="center"/>
                            <w:tcPrChange w:id="1634" w:author="杰" w:date="2025-08-27T17:13:32Z">
                              <w:tcPr>
                                <w:tcW w:w="846" w:type="dxa"/>
                                <w:vMerge w:val="continue"/>
                                <w:vAlign w:val="center"/>
                              </w:tcPr>
                            </w:tcPrChange>
                          </w:tcPr>
                        </w:tcPrChange>
                      </w:tcPr>
                    </w:tcPrChange>
                  </w:tcPr>
                </w:tcPrChange>
              </w:tcPr>
            </w:tcPrChange>
          </w:tcPr>
          <w:p w14:paraId="4051BB7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669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35"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635" w:author="杰" w:date="2025-08-27T17:13:32Z">
            <w:trPr>
              <w:gridBefore w:val="1"/>
              <w:wBefore w:w="80" w:type="dxa"/>
              <w:trHeight w:val="510" w:hRule="atLeast"/>
              <w:jc w:val="center"/>
            </w:trPr>
          </w:trPrChange>
        </w:trPr>
        <w:tc>
          <w:tcPr>
            <w:tcW w:w="1134" w:type="dxa"/>
            <w:vAlign w:val="center"/>
            <w:tcPrChange w:id="1636" w:author="杰" w:date="2025-08-27T17:13:32Z">
              <w:tcPr>
                <w:tcW w:w="1134" w:type="dxa"/>
                <w:gridSpan w:val="2"/>
                <w:vAlign w:val="center"/>
                <w:tcPrChange w:id="1637" w:author="杰" w:date="2025-08-27T17:13:32Z">
                  <w:tcPr>
                    <w:tcW w:w="1134" w:type="dxa"/>
                    <w:vAlign w:val="center"/>
                    <w:tcPrChange w:id="1638" w:author="杰" w:date="2025-08-27T17:13:32Z">
                      <w:tcPr>
                        <w:tcW w:w="1134" w:type="dxa"/>
                        <w:vAlign w:val="center"/>
                        <w:tcPrChange w:id="1639" w:author="杰" w:date="2025-08-27T17:13:32Z">
                          <w:tcPr>
                            <w:tcW w:w="1134" w:type="dxa"/>
                            <w:vAlign w:val="center"/>
                            <w:tcPrChange w:id="1640" w:author="杰" w:date="2025-08-27T17:13:32Z">
                              <w:tcPr>
                                <w:tcW w:w="1134" w:type="dxa"/>
                                <w:vAlign w:val="center"/>
                              </w:tcPr>
                            </w:tcPrChange>
                          </w:tcPr>
                        </w:tcPrChange>
                      </w:tcPr>
                    </w:tcPrChange>
                  </w:tcPr>
                </w:tcPrChange>
              </w:tcPr>
            </w:tcPrChange>
          </w:tcPr>
          <w:p w14:paraId="48AF0C7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017</w:t>
            </w:r>
          </w:p>
        </w:tc>
        <w:tc>
          <w:tcPr>
            <w:tcW w:w="4248" w:type="dxa"/>
            <w:vAlign w:val="center"/>
            <w:tcPrChange w:id="1641" w:author="杰" w:date="2025-08-27T17:13:32Z">
              <w:tcPr>
                <w:tcW w:w="4248" w:type="dxa"/>
                <w:gridSpan w:val="2"/>
                <w:vAlign w:val="center"/>
                <w:tcPrChange w:id="1642" w:author="杰" w:date="2025-08-27T17:13:32Z">
                  <w:tcPr>
                    <w:tcW w:w="4248" w:type="dxa"/>
                    <w:vAlign w:val="center"/>
                    <w:tcPrChange w:id="1643" w:author="杰" w:date="2025-08-27T17:13:32Z">
                      <w:tcPr>
                        <w:tcW w:w="4248" w:type="dxa"/>
                        <w:vAlign w:val="center"/>
                        <w:tcPrChange w:id="1644" w:author="杰" w:date="2025-08-27T17:13:32Z">
                          <w:tcPr>
                            <w:tcW w:w="4248" w:type="dxa"/>
                            <w:vAlign w:val="center"/>
                            <w:tcPrChange w:id="1645" w:author="杰" w:date="2025-08-27T17:13:32Z">
                              <w:tcPr>
                                <w:tcW w:w="4248" w:type="dxa"/>
                                <w:vAlign w:val="center"/>
                              </w:tcPr>
                            </w:tcPrChange>
                          </w:tcPr>
                        </w:tcPrChange>
                      </w:tcPr>
                    </w:tcPrChange>
                  </w:tcPr>
                </w:tcPrChange>
              </w:tcPr>
            </w:tcPrChange>
          </w:tcPr>
          <w:p w14:paraId="0D6DE1E8">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燕赵非遗鉴赏与体验</w:t>
            </w:r>
          </w:p>
          <w:p w14:paraId="15BE4220">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Appreciation and Hands-on Experience of Yanzhao Intangible Cultural Heritage</w:t>
            </w:r>
          </w:p>
        </w:tc>
        <w:tc>
          <w:tcPr>
            <w:tcW w:w="645" w:type="dxa"/>
            <w:vAlign w:val="center"/>
            <w:tcPrChange w:id="1646" w:author="杰" w:date="2025-08-27T17:13:32Z">
              <w:tcPr>
                <w:tcW w:w="645" w:type="dxa"/>
                <w:gridSpan w:val="2"/>
                <w:vAlign w:val="center"/>
                <w:tcPrChange w:id="1647" w:author="杰" w:date="2025-08-27T17:13:32Z">
                  <w:tcPr>
                    <w:tcW w:w="645" w:type="dxa"/>
                    <w:vAlign w:val="center"/>
                    <w:tcPrChange w:id="1648" w:author="杰" w:date="2025-08-27T17:13:32Z">
                      <w:tcPr>
                        <w:tcW w:w="645" w:type="dxa"/>
                        <w:vAlign w:val="center"/>
                        <w:tcPrChange w:id="1649" w:author="杰" w:date="2025-08-27T17:13:32Z">
                          <w:tcPr>
                            <w:tcW w:w="645" w:type="dxa"/>
                            <w:vAlign w:val="center"/>
                            <w:tcPrChange w:id="1650" w:author="杰" w:date="2025-08-27T17:13:32Z">
                              <w:tcPr>
                                <w:tcW w:w="645" w:type="dxa"/>
                                <w:vAlign w:val="center"/>
                              </w:tcPr>
                            </w:tcPrChange>
                          </w:tcPr>
                        </w:tcPrChange>
                      </w:tcPr>
                    </w:tcPrChange>
                  </w:tcPr>
                </w:tcPrChange>
              </w:tcPr>
            </w:tcPrChange>
          </w:tcPr>
          <w:p w14:paraId="0422CF6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651" w:author="杰" w:date="2025-08-27T17:13:32Z">
              <w:tcPr>
                <w:tcW w:w="490" w:type="dxa"/>
                <w:gridSpan w:val="2"/>
                <w:vAlign w:val="center"/>
                <w:tcPrChange w:id="1652" w:author="杰" w:date="2025-08-27T17:13:32Z">
                  <w:tcPr>
                    <w:tcW w:w="490" w:type="dxa"/>
                    <w:vAlign w:val="center"/>
                    <w:tcPrChange w:id="1653" w:author="杰" w:date="2025-08-27T17:13:32Z">
                      <w:tcPr>
                        <w:tcW w:w="490" w:type="dxa"/>
                        <w:vAlign w:val="center"/>
                        <w:tcPrChange w:id="1654" w:author="杰" w:date="2025-08-27T17:13:32Z">
                          <w:tcPr>
                            <w:tcW w:w="490" w:type="dxa"/>
                            <w:vAlign w:val="center"/>
                            <w:tcPrChange w:id="1655" w:author="杰" w:date="2025-08-27T17:13:32Z">
                              <w:tcPr>
                                <w:tcW w:w="490" w:type="dxa"/>
                                <w:vAlign w:val="center"/>
                              </w:tcPr>
                            </w:tcPrChange>
                          </w:tcPr>
                        </w:tcPrChange>
                      </w:tcPr>
                    </w:tcPrChange>
                  </w:tcPr>
                </w:tcPrChange>
              </w:tcPr>
            </w:tcPrChange>
          </w:tcPr>
          <w:p w14:paraId="0633712A">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656" w:author="杰" w:date="2025-08-27T17:13:32Z">
              <w:tcPr>
                <w:tcW w:w="567" w:type="dxa"/>
                <w:gridSpan w:val="2"/>
                <w:vAlign w:val="center"/>
                <w:tcPrChange w:id="1657" w:author="杰" w:date="2025-08-27T17:13:32Z">
                  <w:tcPr>
                    <w:tcW w:w="567" w:type="dxa"/>
                    <w:vAlign w:val="center"/>
                    <w:tcPrChange w:id="1658" w:author="杰" w:date="2025-08-27T17:13:32Z">
                      <w:tcPr>
                        <w:tcW w:w="567" w:type="dxa"/>
                        <w:vAlign w:val="center"/>
                        <w:tcPrChange w:id="1659" w:author="杰" w:date="2025-08-27T17:13:32Z">
                          <w:tcPr>
                            <w:tcW w:w="567" w:type="dxa"/>
                            <w:vAlign w:val="center"/>
                            <w:tcPrChange w:id="1660" w:author="杰" w:date="2025-08-27T17:13:32Z">
                              <w:tcPr>
                                <w:tcW w:w="567" w:type="dxa"/>
                                <w:vAlign w:val="center"/>
                              </w:tcPr>
                            </w:tcPrChange>
                          </w:tcPr>
                        </w:tcPrChange>
                      </w:tcPr>
                    </w:tcPrChange>
                  </w:tcPr>
                </w:tcPrChange>
              </w:tcPr>
            </w:tcPrChange>
          </w:tcPr>
          <w:p w14:paraId="5EBAD26F">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661" w:author="杰" w:date="2025-08-27T17:13:32Z">
              <w:tcPr>
                <w:tcW w:w="567" w:type="dxa"/>
                <w:gridSpan w:val="2"/>
                <w:vAlign w:val="center"/>
                <w:tcPrChange w:id="1662" w:author="杰" w:date="2025-08-27T17:13:32Z">
                  <w:tcPr>
                    <w:tcW w:w="567" w:type="dxa"/>
                    <w:vAlign w:val="center"/>
                    <w:tcPrChange w:id="1663" w:author="杰" w:date="2025-08-27T17:13:32Z">
                      <w:tcPr>
                        <w:tcW w:w="567" w:type="dxa"/>
                        <w:vAlign w:val="center"/>
                        <w:tcPrChange w:id="1664" w:author="杰" w:date="2025-08-27T17:13:32Z">
                          <w:tcPr>
                            <w:tcW w:w="567" w:type="dxa"/>
                            <w:vAlign w:val="center"/>
                            <w:tcPrChange w:id="1665" w:author="杰" w:date="2025-08-27T17:13:32Z">
                              <w:tcPr>
                                <w:tcW w:w="567" w:type="dxa"/>
                                <w:vAlign w:val="center"/>
                              </w:tcPr>
                            </w:tcPrChange>
                          </w:tcPr>
                        </w:tcPrChange>
                      </w:tcPr>
                    </w:tcPrChange>
                  </w:tcPr>
                </w:tcPrChange>
              </w:tcPr>
            </w:tcPrChange>
          </w:tcPr>
          <w:p w14:paraId="7E85F47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1666" w:author="杰" w:date="2025-08-27T17:13:32Z">
              <w:tcPr>
                <w:tcW w:w="567" w:type="dxa"/>
                <w:gridSpan w:val="2"/>
                <w:vAlign w:val="center"/>
                <w:tcPrChange w:id="1667" w:author="杰" w:date="2025-08-27T17:13:32Z">
                  <w:tcPr>
                    <w:tcW w:w="567" w:type="dxa"/>
                    <w:vAlign w:val="center"/>
                    <w:tcPrChange w:id="1668" w:author="杰" w:date="2025-08-27T17:13:32Z">
                      <w:tcPr>
                        <w:tcW w:w="567" w:type="dxa"/>
                        <w:vAlign w:val="center"/>
                        <w:tcPrChange w:id="1669" w:author="杰" w:date="2025-08-27T17:13:32Z">
                          <w:tcPr>
                            <w:tcW w:w="567" w:type="dxa"/>
                            <w:vAlign w:val="center"/>
                            <w:tcPrChange w:id="1670" w:author="杰" w:date="2025-08-27T17:13:32Z">
                              <w:tcPr>
                                <w:tcW w:w="567" w:type="dxa"/>
                                <w:vAlign w:val="center"/>
                              </w:tcPr>
                            </w:tcPrChange>
                          </w:tcPr>
                        </w:tcPrChange>
                      </w:tcPr>
                    </w:tcPrChange>
                  </w:tcPr>
                </w:tcPrChange>
              </w:tcPr>
            </w:tcPrChange>
          </w:tcPr>
          <w:p w14:paraId="5E2BAC7D">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Merge w:val="continue"/>
            <w:vAlign w:val="center"/>
            <w:tcPrChange w:id="1671" w:author="杰" w:date="2025-08-27T17:13:32Z">
              <w:tcPr>
                <w:tcW w:w="846" w:type="dxa"/>
                <w:gridSpan w:val="2"/>
                <w:vMerge w:val="continue"/>
                <w:vAlign w:val="center"/>
                <w:tcPrChange w:id="1672" w:author="杰" w:date="2025-08-27T17:13:32Z">
                  <w:tcPr>
                    <w:tcW w:w="846" w:type="dxa"/>
                    <w:vMerge w:val="continue"/>
                    <w:vAlign w:val="center"/>
                    <w:tcPrChange w:id="1673" w:author="杰" w:date="2025-08-27T17:13:32Z">
                      <w:tcPr>
                        <w:tcW w:w="846" w:type="dxa"/>
                        <w:vMerge w:val="continue"/>
                        <w:vAlign w:val="center"/>
                        <w:tcPrChange w:id="1674" w:author="杰" w:date="2025-08-27T17:13:32Z">
                          <w:tcPr>
                            <w:tcW w:w="846" w:type="dxa"/>
                            <w:vMerge w:val="continue"/>
                            <w:vAlign w:val="center"/>
                            <w:tcPrChange w:id="1675" w:author="杰" w:date="2025-08-27T17:13:32Z">
                              <w:tcPr>
                                <w:tcW w:w="846" w:type="dxa"/>
                                <w:vMerge w:val="continue"/>
                                <w:vAlign w:val="center"/>
                              </w:tcPr>
                            </w:tcPrChange>
                          </w:tcPr>
                        </w:tcPrChange>
                      </w:tcPr>
                    </w:tcPrChange>
                  </w:tcPr>
                </w:tcPrChange>
              </w:tcPr>
            </w:tcPrChange>
          </w:tcPr>
          <w:p w14:paraId="7DEFE6E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254E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76"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676" w:author="杰" w:date="2025-08-27T17:13:32Z">
            <w:trPr>
              <w:gridBefore w:val="1"/>
              <w:wBefore w:w="80" w:type="dxa"/>
              <w:trHeight w:val="510" w:hRule="atLeast"/>
              <w:jc w:val="center"/>
            </w:trPr>
          </w:trPrChange>
        </w:trPr>
        <w:tc>
          <w:tcPr>
            <w:tcW w:w="1134" w:type="dxa"/>
            <w:vAlign w:val="center"/>
            <w:tcPrChange w:id="1677" w:author="杰" w:date="2025-08-27T17:13:32Z">
              <w:tcPr>
                <w:tcW w:w="1134" w:type="dxa"/>
                <w:gridSpan w:val="2"/>
                <w:vAlign w:val="center"/>
                <w:tcPrChange w:id="1678" w:author="杰" w:date="2025-08-27T17:13:32Z">
                  <w:tcPr>
                    <w:tcW w:w="1134" w:type="dxa"/>
                    <w:vAlign w:val="center"/>
                    <w:tcPrChange w:id="1679" w:author="杰" w:date="2025-08-27T17:13:32Z">
                      <w:tcPr>
                        <w:tcW w:w="1134" w:type="dxa"/>
                        <w:vAlign w:val="center"/>
                        <w:tcPrChange w:id="1680" w:author="杰" w:date="2025-08-27T17:13:32Z">
                          <w:tcPr>
                            <w:tcW w:w="1134" w:type="dxa"/>
                            <w:vAlign w:val="center"/>
                            <w:tcPrChange w:id="1681" w:author="杰" w:date="2025-08-27T17:13:32Z">
                              <w:tcPr>
                                <w:tcW w:w="1134" w:type="dxa"/>
                                <w:vAlign w:val="center"/>
                              </w:tcPr>
                            </w:tcPrChange>
                          </w:tcPr>
                        </w:tcPrChange>
                      </w:tcPr>
                    </w:tcPrChange>
                  </w:tcPr>
                </w:tcPrChange>
              </w:tcPr>
            </w:tcPrChange>
          </w:tcPr>
          <w:p w14:paraId="1F4813F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018</w:t>
            </w:r>
          </w:p>
        </w:tc>
        <w:tc>
          <w:tcPr>
            <w:tcW w:w="4248" w:type="dxa"/>
            <w:vAlign w:val="center"/>
            <w:tcPrChange w:id="1682" w:author="杰" w:date="2025-08-27T17:13:32Z">
              <w:tcPr>
                <w:tcW w:w="4248" w:type="dxa"/>
                <w:gridSpan w:val="2"/>
                <w:vAlign w:val="center"/>
                <w:tcPrChange w:id="1683" w:author="杰" w:date="2025-08-27T17:13:32Z">
                  <w:tcPr>
                    <w:tcW w:w="4248" w:type="dxa"/>
                    <w:vAlign w:val="center"/>
                    <w:tcPrChange w:id="1684" w:author="杰" w:date="2025-08-27T17:13:32Z">
                      <w:tcPr>
                        <w:tcW w:w="4248" w:type="dxa"/>
                        <w:vAlign w:val="center"/>
                        <w:tcPrChange w:id="1685" w:author="杰" w:date="2025-08-27T17:13:32Z">
                          <w:tcPr>
                            <w:tcW w:w="4248" w:type="dxa"/>
                            <w:vAlign w:val="center"/>
                            <w:tcPrChange w:id="1686" w:author="杰" w:date="2025-08-27T17:13:32Z">
                              <w:tcPr>
                                <w:tcW w:w="4248" w:type="dxa"/>
                                <w:vAlign w:val="center"/>
                              </w:tcPr>
                            </w:tcPrChange>
                          </w:tcPr>
                        </w:tcPrChange>
                      </w:tcPr>
                    </w:tcPrChange>
                  </w:tcPr>
                </w:tcPrChange>
              </w:tcPr>
            </w:tcPrChange>
          </w:tcPr>
          <w:p w14:paraId="5E2F421C">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篆刻艺术鉴赏与体验</w:t>
            </w:r>
          </w:p>
          <w:p w14:paraId="24832CD9">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Seal Cutting Art Appreciation and Hands-on Experience</w:t>
            </w:r>
          </w:p>
        </w:tc>
        <w:tc>
          <w:tcPr>
            <w:tcW w:w="645" w:type="dxa"/>
            <w:vAlign w:val="center"/>
            <w:tcPrChange w:id="1687" w:author="杰" w:date="2025-08-27T17:13:32Z">
              <w:tcPr>
                <w:tcW w:w="645" w:type="dxa"/>
                <w:gridSpan w:val="2"/>
                <w:vAlign w:val="center"/>
                <w:tcPrChange w:id="1688" w:author="杰" w:date="2025-08-27T17:13:32Z">
                  <w:tcPr>
                    <w:tcW w:w="645" w:type="dxa"/>
                    <w:vAlign w:val="center"/>
                    <w:tcPrChange w:id="1689" w:author="杰" w:date="2025-08-27T17:13:32Z">
                      <w:tcPr>
                        <w:tcW w:w="645" w:type="dxa"/>
                        <w:vAlign w:val="center"/>
                        <w:tcPrChange w:id="1690" w:author="杰" w:date="2025-08-27T17:13:32Z">
                          <w:tcPr>
                            <w:tcW w:w="645" w:type="dxa"/>
                            <w:vAlign w:val="center"/>
                            <w:tcPrChange w:id="1691" w:author="杰" w:date="2025-08-27T17:13:32Z">
                              <w:tcPr>
                                <w:tcW w:w="645" w:type="dxa"/>
                                <w:vAlign w:val="center"/>
                              </w:tcPr>
                            </w:tcPrChange>
                          </w:tcPr>
                        </w:tcPrChange>
                      </w:tcPr>
                    </w:tcPrChange>
                  </w:tcPr>
                </w:tcPrChange>
              </w:tcPr>
            </w:tcPrChange>
          </w:tcPr>
          <w:p w14:paraId="2185582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692" w:author="杰" w:date="2025-08-27T17:13:32Z">
              <w:tcPr>
                <w:tcW w:w="490" w:type="dxa"/>
                <w:gridSpan w:val="2"/>
                <w:vAlign w:val="center"/>
                <w:tcPrChange w:id="1693" w:author="杰" w:date="2025-08-27T17:13:32Z">
                  <w:tcPr>
                    <w:tcW w:w="490" w:type="dxa"/>
                    <w:vAlign w:val="center"/>
                    <w:tcPrChange w:id="1694" w:author="杰" w:date="2025-08-27T17:13:32Z">
                      <w:tcPr>
                        <w:tcW w:w="490" w:type="dxa"/>
                        <w:vAlign w:val="center"/>
                        <w:tcPrChange w:id="1695" w:author="杰" w:date="2025-08-27T17:13:32Z">
                          <w:tcPr>
                            <w:tcW w:w="490" w:type="dxa"/>
                            <w:vAlign w:val="center"/>
                            <w:tcPrChange w:id="1696" w:author="杰" w:date="2025-08-27T17:13:32Z">
                              <w:tcPr>
                                <w:tcW w:w="490" w:type="dxa"/>
                                <w:vAlign w:val="center"/>
                              </w:tcPr>
                            </w:tcPrChange>
                          </w:tcPr>
                        </w:tcPrChange>
                      </w:tcPr>
                    </w:tcPrChange>
                  </w:tcPr>
                </w:tcPrChange>
              </w:tcPr>
            </w:tcPrChange>
          </w:tcPr>
          <w:p w14:paraId="25957E44">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697" w:author="杰" w:date="2025-08-27T17:13:32Z">
              <w:tcPr>
                <w:tcW w:w="567" w:type="dxa"/>
                <w:gridSpan w:val="2"/>
                <w:vAlign w:val="center"/>
                <w:tcPrChange w:id="1698" w:author="杰" w:date="2025-08-27T17:13:32Z">
                  <w:tcPr>
                    <w:tcW w:w="567" w:type="dxa"/>
                    <w:vAlign w:val="center"/>
                    <w:tcPrChange w:id="1699" w:author="杰" w:date="2025-08-27T17:13:32Z">
                      <w:tcPr>
                        <w:tcW w:w="567" w:type="dxa"/>
                        <w:vAlign w:val="center"/>
                        <w:tcPrChange w:id="1700" w:author="杰" w:date="2025-08-27T17:13:32Z">
                          <w:tcPr>
                            <w:tcW w:w="567" w:type="dxa"/>
                            <w:vAlign w:val="center"/>
                            <w:tcPrChange w:id="1701" w:author="杰" w:date="2025-08-27T17:13:32Z">
                              <w:tcPr>
                                <w:tcW w:w="567" w:type="dxa"/>
                                <w:vAlign w:val="center"/>
                              </w:tcPr>
                            </w:tcPrChange>
                          </w:tcPr>
                        </w:tcPrChange>
                      </w:tcPr>
                    </w:tcPrChange>
                  </w:tcPr>
                </w:tcPrChange>
              </w:tcPr>
            </w:tcPrChange>
          </w:tcPr>
          <w:p w14:paraId="6F7742B4">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702" w:author="杰" w:date="2025-08-27T17:13:32Z">
              <w:tcPr>
                <w:tcW w:w="567" w:type="dxa"/>
                <w:gridSpan w:val="2"/>
                <w:vAlign w:val="center"/>
                <w:tcPrChange w:id="1703" w:author="杰" w:date="2025-08-27T17:13:32Z">
                  <w:tcPr>
                    <w:tcW w:w="567" w:type="dxa"/>
                    <w:vAlign w:val="center"/>
                    <w:tcPrChange w:id="1704" w:author="杰" w:date="2025-08-27T17:13:32Z">
                      <w:tcPr>
                        <w:tcW w:w="567" w:type="dxa"/>
                        <w:vAlign w:val="center"/>
                        <w:tcPrChange w:id="1705" w:author="杰" w:date="2025-08-27T17:13:32Z">
                          <w:tcPr>
                            <w:tcW w:w="567" w:type="dxa"/>
                            <w:vAlign w:val="center"/>
                            <w:tcPrChange w:id="1706" w:author="杰" w:date="2025-08-27T17:13:32Z">
                              <w:tcPr>
                                <w:tcW w:w="567" w:type="dxa"/>
                                <w:vAlign w:val="center"/>
                              </w:tcPr>
                            </w:tcPrChange>
                          </w:tcPr>
                        </w:tcPrChange>
                      </w:tcPr>
                    </w:tcPrChange>
                  </w:tcPr>
                </w:tcPrChange>
              </w:tcPr>
            </w:tcPrChange>
          </w:tcPr>
          <w:p w14:paraId="10F4144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1707" w:author="杰" w:date="2025-08-27T17:13:32Z">
              <w:tcPr>
                <w:tcW w:w="567" w:type="dxa"/>
                <w:gridSpan w:val="2"/>
                <w:vAlign w:val="center"/>
                <w:tcPrChange w:id="1708" w:author="杰" w:date="2025-08-27T17:13:32Z">
                  <w:tcPr>
                    <w:tcW w:w="567" w:type="dxa"/>
                    <w:vAlign w:val="center"/>
                    <w:tcPrChange w:id="1709" w:author="杰" w:date="2025-08-27T17:13:32Z">
                      <w:tcPr>
                        <w:tcW w:w="567" w:type="dxa"/>
                        <w:vAlign w:val="center"/>
                        <w:tcPrChange w:id="1710" w:author="杰" w:date="2025-08-27T17:13:32Z">
                          <w:tcPr>
                            <w:tcW w:w="567" w:type="dxa"/>
                            <w:vAlign w:val="center"/>
                            <w:tcPrChange w:id="1711" w:author="杰" w:date="2025-08-27T17:13:32Z">
                              <w:tcPr>
                                <w:tcW w:w="567" w:type="dxa"/>
                                <w:vAlign w:val="center"/>
                              </w:tcPr>
                            </w:tcPrChange>
                          </w:tcPr>
                        </w:tcPrChange>
                      </w:tcPr>
                    </w:tcPrChange>
                  </w:tcPr>
                </w:tcPrChange>
              </w:tcPr>
            </w:tcPrChange>
          </w:tcPr>
          <w:p w14:paraId="1BD6AA8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Merge w:val="continue"/>
            <w:vAlign w:val="center"/>
            <w:tcPrChange w:id="1712" w:author="杰" w:date="2025-08-27T17:13:32Z">
              <w:tcPr>
                <w:tcW w:w="846" w:type="dxa"/>
                <w:gridSpan w:val="2"/>
                <w:vMerge w:val="continue"/>
                <w:vAlign w:val="center"/>
                <w:tcPrChange w:id="1713" w:author="杰" w:date="2025-08-27T17:13:32Z">
                  <w:tcPr>
                    <w:tcW w:w="846" w:type="dxa"/>
                    <w:vMerge w:val="continue"/>
                    <w:vAlign w:val="center"/>
                    <w:tcPrChange w:id="1714" w:author="杰" w:date="2025-08-27T17:13:32Z">
                      <w:tcPr>
                        <w:tcW w:w="846" w:type="dxa"/>
                        <w:vMerge w:val="continue"/>
                        <w:vAlign w:val="center"/>
                        <w:tcPrChange w:id="1715" w:author="杰" w:date="2025-08-27T17:13:32Z">
                          <w:tcPr>
                            <w:tcW w:w="846" w:type="dxa"/>
                            <w:vMerge w:val="continue"/>
                            <w:vAlign w:val="center"/>
                            <w:tcPrChange w:id="1716" w:author="杰" w:date="2025-08-27T17:13:32Z">
                              <w:tcPr>
                                <w:tcW w:w="846" w:type="dxa"/>
                                <w:vMerge w:val="continue"/>
                                <w:vAlign w:val="center"/>
                              </w:tcPr>
                            </w:tcPrChange>
                          </w:tcPr>
                        </w:tcPrChange>
                      </w:tcPr>
                    </w:tcPrChange>
                  </w:tcPr>
                </w:tcPrChange>
              </w:tcPr>
            </w:tcPrChange>
          </w:tcPr>
          <w:p w14:paraId="455A316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3FCD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1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717" w:author="杰" w:date="2025-08-27T17:13:32Z">
            <w:trPr>
              <w:gridBefore w:val="1"/>
              <w:wBefore w:w="80" w:type="dxa"/>
              <w:trHeight w:val="510" w:hRule="atLeast"/>
              <w:jc w:val="center"/>
            </w:trPr>
          </w:trPrChange>
        </w:trPr>
        <w:tc>
          <w:tcPr>
            <w:tcW w:w="1134" w:type="dxa"/>
            <w:vAlign w:val="center"/>
            <w:tcPrChange w:id="1718" w:author="杰" w:date="2025-08-27T17:13:32Z">
              <w:tcPr>
                <w:tcW w:w="1134" w:type="dxa"/>
                <w:gridSpan w:val="2"/>
                <w:vAlign w:val="center"/>
                <w:tcPrChange w:id="1719" w:author="杰" w:date="2025-08-27T17:13:32Z">
                  <w:tcPr>
                    <w:tcW w:w="1134" w:type="dxa"/>
                    <w:vAlign w:val="center"/>
                    <w:tcPrChange w:id="1720" w:author="杰" w:date="2025-08-27T17:13:32Z">
                      <w:tcPr>
                        <w:tcW w:w="1134" w:type="dxa"/>
                        <w:vAlign w:val="center"/>
                        <w:tcPrChange w:id="1721" w:author="杰" w:date="2025-08-27T17:13:32Z">
                          <w:tcPr>
                            <w:tcW w:w="1134" w:type="dxa"/>
                            <w:vAlign w:val="center"/>
                            <w:tcPrChange w:id="1722" w:author="杰" w:date="2025-08-27T17:13:32Z">
                              <w:tcPr>
                                <w:tcW w:w="1134" w:type="dxa"/>
                                <w:vAlign w:val="center"/>
                              </w:tcPr>
                            </w:tcPrChange>
                          </w:tcPr>
                        </w:tcPrChange>
                      </w:tcPr>
                    </w:tcPrChange>
                  </w:tcPr>
                </w:tcPrChange>
              </w:tcPr>
            </w:tcPrChange>
          </w:tcPr>
          <w:p w14:paraId="7373059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w:t>
            </w:r>
            <w:r>
              <w:rPr>
                <w:rFonts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14:textFill>
                  <w14:solidFill>
                    <w14:schemeClr w14:val="tx1"/>
                  </w14:solidFill>
                </w14:textFill>
              </w:rPr>
              <w:t>23GRY</w:t>
            </w:r>
            <w:r>
              <w:rPr>
                <w:rFonts w:asciiTheme="minorEastAsia" w:hAnsiTheme="minorEastAsia" w:eastAsiaTheme="minorEastAsia"/>
                <w:color w:val="000000" w:themeColor="text1"/>
                <w:sz w:val="18"/>
                <w:szCs w:val="18"/>
                <w:highlight w:val="none"/>
                <w14:textFill>
                  <w14:solidFill>
                    <w14:schemeClr w14:val="tx1"/>
                  </w14:solidFill>
                </w14:textFill>
              </w:rPr>
              <w:t>019</w:t>
            </w:r>
          </w:p>
        </w:tc>
        <w:tc>
          <w:tcPr>
            <w:tcW w:w="4248" w:type="dxa"/>
            <w:vAlign w:val="center"/>
            <w:tcPrChange w:id="1723" w:author="杰" w:date="2025-08-27T17:13:32Z">
              <w:tcPr>
                <w:tcW w:w="4248" w:type="dxa"/>
                <w:gridSpan w:val="2"/>
                <w:vAlign w:val="center"/>
                <w:tcPrChange w:id="1724" w:author="杰" w:date="2025-08-27T17:13:32Z">
                  <w:tcPr>
                    <w:tcW w:w="4248" w:type="dxa"/>
                    <w:vAlign w:val="center"/>
                    <w:tcPrChange w:id="1725" w:author="杰" w:date="2025-08-27T17:13:32Z">
                      <w:tcPr>
                        <w:tcW w:w="4248" w:type="dxa"/>
                        <w:vAlign w:val="center"/>
                        <w:tcPrChange w:id="1726" w:author="杰" w:date="2025-08-27T17:13:32Z">
                          <w:tcPr>
                            <w:tcW w:w="4248" w:type="dxa"/>
                            <w:vAlign w:val="center"/>
                            <w:tcPrChange w:id="1727" w:author="杰" w:date="2025-08-27T17:13:32Z">
                              <w:tcPr>
                                <w:tcW w:w="4248" w:type="dxa"/>
                                <w:vAlign w:val="center"/>
                              </w:tcPr>
                            </w:tcPrChange>
                          </w:tcPr>
                        </w:tcPrChange>
                      </w:tcPr>
                    </w:tcPrChange>
                  </w:tcPr>
                </w:tcPrChange>
              </w:tcPr>
            </w:tcPrChange>
          </w:tcPr>
          <w:p w14:paraId="66B17FE7">
            <w:pPr>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坤舆艺术名家讲堂系列</w:t>
            </w:r>
          </w:p>
          <w:p w14:paraId="3E898FC6">
            <w:pPr>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Kunyu Art Master Lecture Series</w:t>
            </w:r>
          </w:p>
        </w:tc>
        <w:tc>
          <w:tcPr>
            <w:tcW w:w="645" w:type="dxa"/>
            <w:vAlign w:val="center"/>
            <w:tcPrChange w:id="1728" w:author="杰" w:date="2025-08-27T17:13:32Z">
              <w:tcPr>
                <w:tcW w:w="645" w:type="dxa"/>
                <w:gridSpan w:val="2"/>
                <w:vAlign w:val="center"/>
                <w:tcPrChange w:id="1729" w:author="杰" w:date="2025-08-27T17:13:32Z">
                  <w:tcPr>
                    <w:tcW w:w="645" w:type="dxa"/>
                    <w:vAlign w:val="center"/>
                    <w:tcPrChange w:id="1730" w:author="杰" w:date="2025-08-27T17:13:32Z">
                      <w:tcPr>
                        <w:tcW w:w="645" w:type="dxa"/>
                        <w:vAlign w:val="center"/>
                        <w:tcPrChange w:id="1731" w:author="杰" w:date="2025-08-27T17:13:32Z">
                          <w:tcPr>
                            <w:tcW w:w="645" w:type="dxa"/>
                            <w:vAlign w:val="center"/>
                            <w:tcPrChange w:id="1732" w:author="杰" w:date="2025-08-27T17:13:32Z">
                              <w:tcPr>
                                <w:tcW w:w="645" w:type="dxa"/>
                                <w:vAlign w:val="center"/>
                              </w:tcPr>
                            </w:tcPrChange>
                          </w:tcPr>
                        </w:tcPrChange>
                      </w:tcPr>
                    </w:tcPrChange>
                  </w:tcPr>
                </w:tcPrChange>
              </w:tcPr>
            </w:tcPrChange>
          </w:tcPr>
          <w:p w14:paraId="7DF9C7B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733" w:author="杰" w:date="2025-08-27T17:13:32Z">
              <w:tcPr>
                <w:tcW w:w="490" w:type="dxa"/>
                <w:gridSpan w:val="2"/>
                <w:vAlign w:val="center"/>
                <w:tcPrChange w:id="1734" w:author="杰" w:date="2025-08-27T17:13:32Z">
                  <w:tcPr>
                    <w:tcW w:w="490" w:type="dxa"/>
                    <w:vAlign w:val="center"/>
                    <w:tcPrChange w:id="1735" w:author="杰" w:date="2025-08-27T17:13:32Z">
                      <w:tcPr>
                        <w:tcW w:w="490" w:type="dxa"/>
                        <w:vAlign w:val="center"/>
                        <w:tcPrChange w:id="1736" w:author="杰" w:date="2025-08-27T17:13:32Z">
                          <w:tcPr>
                            <w:tcW w:w="490" w:type="dxa"/>
                            <w:vAlign w:val="center"/>
                            <w:tcPrChange w:id="1737" w:author="杰" w:date="2025-08-27T17:13:32Z">
                              <w:tcPr>
                                <w:tcW w:w="490" w:type="dxa"/>
                                <w:vAlign w:val="center"/>
                              </w:tcPr>
                            </w:tcPrChange>
                          </w:tcPr>
                        </w:tcPrChange>
                      </w:tcPr>
                    </w:tcPrChange>
                  </w:tcPr>
                </w:tcPrChange>
              </w:tcPr>
            </w:tcPrChange>
          </w:tcPr>
          <w:p w14:paraId="2FD34740">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738" w:author="杰" w:date="2025-08-27T17:13:32Z">
              <w:tcPr>
                <w:tcW w:w="567" w:type="dxa"/>
                <w:gridSpan w:val="2"/>
                <w:vAlign w:val="center"/>
                <w:tcPrChange w:id="1739" w:author="杰" w:date="2025-08-27T17:13:32Z">
                  <w:tcPr>
                    <w:tcW w:w="567" w:type="dxa"/>
                    <w:vAlign w:val="center"/>
                    <w:tcPrChange w:id="1740" w:author="杰" w:date="2025-08-27T17:13:32Z">
                      <w:tcPr>
                        <w:tcW w:w="567" w:type="dxa"/>
                        <w:vAlign w:val="center"/>
                        <w:tcPrChange w:id="1741" w:author="杰" w:date="2025-08-27T17:13:32Z">
                          <w:tcPr>
                            <w:tcW w:w="567" w:type="dxa"/>
                            <w:vAlign w:val="center"/>
                            <w:tcPrChange w:id="1742" w:author="杰" w:date="2025-08-27T17:13:32Z">
                              <w:tcPr>
                                <w:tcW w:w="567" w:type="dxa"/>
                                <w:vAlign w:val="center"/>
                              </w:tcPr>
                            </w:tcPrChange>
                          </w:tcPr>
                        </w:tcPrChange>
                      </w:tcPr>
                    </w:tcPrChange>
                  </w:tcPr>
                </w:tcPrChange>
              </w:tcPr>
            </w:tcPrChange>
          </w:tcPr>
          <w:p w14:paraId="509FE06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Change w:id="1743" w:author="杰" w:date="2025-08-27T17:13:32Z">
              <w:tcPr>
                <w:tcW w:w="567" w:type="dxa"/>
                <w:gridSpan w:val="2"/>
                <w:vAlign w:val="center"/>
                <w:tcPrChange w:id="1744" w:author="杰" w:date="2025-08-27T17:13:32Z">
                  <w:tcPr>
                    <w:tcW w:w="567" w:type="dxa"/>
                    <w:vAlign w:val="center"/>
                    <w:tcPrChange w:id="1745" w:author="杰" w:date="2025-08-27T17:13:32Z">
                      <w:tcPr>
                        <w:tcW w:w="567" w:type="dxa"/>
                        <w:vAlign w:val="center"/>
                        <w:tcPrChange w:id="1746" w:author="杰" w:date="2025-08-27T17:13:32Z">
                          <w:tcPr>
                            <w:tcW w:w="567" w:type="dxa"/>
                            <w:vAlign w:val="center"/>
                            <w:tcPrChange w:id="1747" w:author="杰" w:date="2025-08-27T17:13:32Z">
                              <w:tcPr>
                                <w:tcW w:w="567" w:type="dxa"/>
                                <w:vAlign w:val="center"/>
                              </w:tcPr>
                            </w:tcPrChange>
                          </w:tcPr>
                        </w:tcPrChange>
                      </w:tcPr>
                    </w:tcPrChange>
                  </w:tcPr>
                </w:tcPrChange>
              </w:tcPr>
            </w:tcPrChange>
          </w:tcPr>
          <w:p w14:paraId="5D79DFC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Change w:id="1748" w:author="杰" w:date="2025-08-27T17:13:32Z">
              <w:tcPr>
                <w:tcW w:w="567" w:type="dxa"/>
                <w:gridSpan w:val="2"/>
                <w:vAlign w:val="center"/>
                <w:tcPrChange w:id="1749" w:author="杰" w:date="2025-08-27T17:13:32Z">
                  <w:tcPr>
                    <w:tcW w:w="567" w:type="dxa"/>
                    <w:vAlign w:val="center"/>
                    <w:tcPrChange w:id="1750" w:author="杰" w:date="2025-08-27T17:13:32Z">
                      <w:tcPr>
                        <w:tcW w:w="567" w:type="dxa"/>
                        <w:vAlign w:val="center"/>
                        <w:tcPrChange w:id="1751" w:author="杰" w:date="2025-08-27T17:13:32Z">
                          <w:tcPr>
                            <w:tcW w:w="567" w:type="dxa"/>
                            <w:vAlign w:val="center"/>
                            <w:tcPrChange w:id="1752" w:author="杰" w:date="2025-08-27T17:13:32Z">
                              <w:tcPr>
                                <w:tcW w:w="567" w:type="dxa"/>
                                <w:vAlign w:val="center"/>
                              </w:tcPr>
                            </w:tcPrChange>
                          </w:tcPr>
                        </w:tcPrChange>
                      </w:tcPr>
                    </w:tcPrChange>
                  </w:tcPr>
                </w:tcPrChange>
              </w:tcPr>
            </w:tcPrChange>
          </w:tcPr>
          <w:p w14:paraId="460FC9F2">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846" w:type="dxa"/>
            <w:vMerge w:val="continue"/>
            <w:vAlign w:val="center"/>
            <w:tcPrChange w:id="1753" w:author="杰" w:date="2025-08-27T17:13:32Z">
              <w:tcPr>
                <w:tcW w:w="846" w:type="dxa"/>
                <w:gridSpan w:val="2"/>
                <w:vMerge w:val="continue"/>
                <w:vAlign w:val="center"/>
                <w:tcPrChange w:id="1754" w:author="杰" w:date="2025-08-27T17:13:32Z">
                  <w:tcPr>
                    <w:tcW w:w="846" w:type="dxa"/>
                    <w:vMerge w:val="continue"/>
                    <w:vAlign w:val="center"/>
                    <w:tcPrChange w:id="1755" w:author="杰" w:date="2025-08-27T17:13:32Z">
                      <w:tcPr>
                        <w:tcW w:w="846" w:type="dxa"/>
                        <w:vMerge w:val="continue"/>
                        <w:vAlign w:val="center"/>
                        <w:tcPrChange w:id="1756" w:author="杰" w:date="2025-08-27T17:13:32Z">
                          <w:tcPr>
                            <w:tcW w:w="846" w:type="dxa"/>
                            <w:vMerge w:val="continue"/>
                            <w:vAlign w:val="center"/>
                            <w:tcPrChange w:id="1757" w:author="杰" w:date="2025-08-27T17:13:32Z">
                              <w:tcPr>
                                <w:tcW w:w="846" w:type="dxa"/>
                                <w:vMerge w:val="continue"/>
                                <w:vAlign w:val="center"/>
                              </w:tcPr>
                            </w:tcPrChange>
                          </w:tcPr>
                        </w:tcPrChange>
                      </w:tcPr>
                    </w:tcPrChange>
                  </w:tcPr>
                </w:tcPrChange>
              </w:tcPr>
            </w:tcPrChange>
          </w:tcPr>
          <w:p w14:paraId="0373B69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4E37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58"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683" w:hRule="atLeast"/>
          <w:jc w:val="center"/>
          <w:trPrChange w:id="1758" w:author="杰" w:date="2025-08-27T17:13:32Z">
            <w:trPr>
              <w:gridBefore w:val="1"/>
              <w:wBefore w:w="80" w:type="dxa"/>
              <w:trHeight w:val="683" w:hRule="atLeast"/>
              <w:jc w:val="center"/>
            </w:trPr>
          </w:trPrChange>
        </w:trPr>
        <w:tc>
          <w:tcPr>
            <w:tcW w:w="1134" w:type="dxa"/>
            <w:vAlign w:val="center"/>
            <w:tcPrChange w:id="1759" w:author="杰" w:date="2025-08-27T17:13:32Z">
              <w:tcPr>
                <w:tcW w:w="1134" w:type="dxa"/>
                <w:gridSpan w:val="2"/>
                <w:vAlign w:val="center"/>
                <w:tcPrChange w:id="1760" w:author="杰" w:date="2025-08-27T17:13:32Z">
                  <w:tcPr>
                    <w:tcW w:w="1134" w:type="dxa"/>
                    <w:vAlign w:val="center"/>
                    <w:tcPrChange w:id="1761" w:author="杰" w:date="2025-08-27T17:13:32Z">
                      <w:tcPr>
                        <w:tcW w:w="1134" w:type="dxa"/>
                        <w:vAlign w:val="center"/>
                        <w:tcPrChange w:id="1762" w:author="杰" w:date="2025-08-27T17:13:32Z">
                          <w:tcPr>
                            <w:tcW w:w="1134" w:type="dxa"/>
                            <w:vAlign w:val="center"/>
                            <w:tcPrChange w:id="1763" w:author="杰" w:date="2025-08-27T17:13:32Z">
                              <w:tcPr>
                                <w:tcW w:w="1134" w:type="dxa"/>
                                <w:vAlign w:val="center"/>
                              </w:tcPr>
                            </w:tcPrChange>
                          </w:tcPr>
                        </w:tcPrChange>
                      </w:tcPr>
                    </w:tcPrChange>
                  </w:tcPr>
                </w:tcPrChange>
              </w:tcPr>
            </w:tcPrChange>
          </w:tcPr>
          <w:p w14:paraId="0D692CF0">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723G00003</w:t>
            </w:r>
          </w:p>
        </w:tc>
        <w:tc>
          <w:tcPr>
            <w:tcW w:w="4248" w:type="dxa"/>
            <w:vAlign w:val="center"/>
            <w:tcPrChange w:id="1764" w:author="杰" w:date="2025-08-27T17:13:32Z">
              <w:tcPr>
                <w:tcW w:w="4248" w:type="dxa"/>
                <w:gridSpan w:val="2"/>
                <w:vAlign w:val="center"/>
                <w:tcPrChange w:id="1765" w:author="杰" w:date="2025-08-27T17:13:32Z">
                  <w:tcPr>
                    <w:tcW w:w="4248" w:type="dxa"/>
                    <w:vAlign w:val="center"/>
                    <w:tcPrChange w:id="1766" w:author="杰" w:date="2025-08-27T17:13:32Z">
                      <w:tcPr>
                        <w:tcW w:w="4248" w:type="dxa"/>
                        <w:vAlign w:val="center"/>
                        <w:tcPrChange w:id="1767" w:author="杰" w:date="2025-08-27T17:13:32Z">
                          <w:tcPr>
                            <w:tcW w:w="4248" w:type="dxa"/>
                            <w:vAlign w:val="center"/>
                            <w:tcPrChange w:id="1768" w:author="杰" w:date="2025-08-27T17:13:32Z">
                              <w:tcPr>
                                <w:tcW w:w="4248" w:type="dxa"/>
                                <w:vAlign w:val="center"/>
                              </w:tcPr>
                            </w:tcPrChange>
                          </w:tcPr>
                        </w:tcPrChange>
                      </w:tcPr>
                    </w:tcPrChange>
                  </w:tcPr>
                </w:tcPrChange>
              </w:tcPr>
            </w:tcPrChange>
          </w:tcPr>
          <w:p w14:paraId="5750FE6D">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大学生心理健康教育</w:t>
            </w:r>
          </w:p>
          <w:p w14:paraId="446B4576">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Psychological Health Education</w:t>
            </w:r>
            <w:r>
              <w:rPr>
                <w:rFonts w:ascii="宋体" w:hAnsi="宋体"/>
                <w:color w:val="000000" w:themeColor="text1"/>
                <w:sz w:val="18"/>
                <w:szCs w:val="18"/>
                <w:highlight w:val="none"/>
                <w14:textFill>
                  <w14:solidFill>
                    <w14:schemeClr w14:val="tx1"/>
                  </w14:solidFill>
                </w14:textFill>
              </w:rPr>
              <w:t xml:space="preserve"> </w:t>
            </w:r>
            <w:r>
              <w:rPr>
                <w:rFonts w:asciiTheme="minorEastAsia" w:hAnsiTheme="minorEastAsia" w:eastAsiaTheme="minorEastAsia"/>
                <w:color w:val="000000" w:themeColor="text1"/>
                <w:sz w:val="18"/>
                <w:szCs w:val="18"/>
                <w:highlight w:val="none"/>
                <w14:textFill>
                  <w14:solidFill>
                    <w14:schemeClr w14:val="tx1"/>
                  </w14:solidFill>
                </w14:textFill>
              </w:rPr>
              <w:t>for</w:t>
            </w:r>
            <w:r>
              <w:rPr>
                <w:rFonts w:ascii="宋体" w:hAnsi="宋体"/>
                <w:color w:val="000000" w:themeColor="text1"/>
                <w:sz w:val="18"/>
                <w:szCs w:val="18"/>
                <w:highlight w:val="none"/>
                <w14:textFill>
                  <w14:solidFill>
                    <w14:schemeClr w14:val="tx1"/>
                  </w14:solidFill>
                </w14:textFill>
              </w:rPr>
              <w:t xml:space="preserve"> College </w:t>
            </w:r>
            <w:r>
              <w:rPr>
                <w:rFonts w:hint="eastAsia" w:ascii="宋体" w:hAnsi="宋体"/>
                <w:color w:val="000000" w:themeColor="text1"/>
                <w:sz w:val="18"/>
                <w:szCs w:val="18"/>
                <w:highlight w:val="none"/>
                <w14:textFill>
                  <w14:solidFill>
                    <w14:schemeClr w14:val="tx1"/>
                  </w14:solidFill>
                </w14:textFill>
              </w:rPr>
              <w:t>Student</w:t>
            </w:r>
            <w:r>
              <w:rPr>
                <w:rFonts w:ascii="宋体" w:hAnsi="宋体"/>
                <w:color w:val="000000" w:themeColor="text1"/>
                <w:sz w:val="18"/>
                <w:szCs w:val="18"/>
                <w:highlight w:val="none"/>
                <w14:textFill>
                  <w14:solidFill>
                    <w14:schemeClr w14:val="tx1"/>
                  </w14:solidFill>
                </w14:textFill>
              </w:rPr>
              <w:t>s</w:t>
            </w:r>
          </w:p>
        </w:tc>
        <w:tc>
          <w:tcPr>
            <w:tcW w:w="645" w:type="dxa"/>
            <w:vAlign w:val="center"/>
            <w:tcPrChange w:id="1769" w:author="杰" w:date="2025-08-27T17:13:32Z">
              <w:tcPr>
                <w:tcW w:w="645" w:type="dxa"/>
                <w:gridSpan w:val="2"/>
                <w:vAlign w:val="center"/>
                <w:tcPrChange w:id="1770" w:author="杰" w:date="2025-08-27T17:13:32Z">
                  <w:tcPr>
                    <w:tcW w:w="645" w:type="dxa"/>
                    <w:vAlign w:val="center"/>
                    <w:tcPrChange w:id="1771" w:author="杰" w:date="2025-08-27T17:13:32Z">
                      <w:tcPr>
                        <w:tcW w:w="645" w:type="dxa"/>
                        <w:vAlign w:val="center"/>
                        <w:tcPrChange w:id="1772" w:author="杰" w:date="2025-08-27T17:13:32Z">
                          <w:tcPr>
                            <w:tcW w:w="645" w:type="dxa"/>
                            <w:vAlign w:val="center"/>
                            <w:tcPrChange w:id="1773" w:author="杰" w:date="2025-08-27T17:13:32Z">
                              <w:tcPr>
                                <w:tcW w:w="645" w:type="dxa"/>
                                <w:vAlign w:val="center"/>
                              </w:tcPr>
                            </w:tcPrChange>
                          </w:tcPr>
                        </w:tcPrChange>
                      </w:tcPr>
                    </w:tcPrChange>
                  </w:tcPr>
                </w:tcPrChange>
              </w:tcPr>
            </w:tcPrChange>
          </w:tcPr>
          <w:p w14:paraId="36514B30">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考查</w:t>
            </w:r>
          </w:p>
        </w:tc>
        <w:tc>
          <w:tcPr>
            <w:tcW w:w="490" w:type="dxa"/>
            <w:vAlign w:val="center"/>
            <w:tcPrChange w:id="1774" w:author="杰" w:date="2025-08-27T17:13:32Z">
              <w:tcPr>
                <w:tcW w:w="490" w:type="dxa"/>
                <w:gridSpan w:val="2"/>
                <w:vAlign w:val="center"/>
                <w:tcPrChange w:id="1775" w:author="杰" w:date="2025-08-27T17:13:32Z">
                  <w:tcPr>
                    <w:tcW w:w="490" w:type="dxa"/>
                    <w:vAlign w:val="center"/>
                    <w:tcPrChange w:id="1776" w:author="杰" w:date="2025-08-27T17:13:32Z">
                      <w:tcPr>
                        <w:tcW w:w="490" w:type="dxa"/>
                        <w:vAlign w:val="center"/>
                        <w:tcPrChange w:id="1777" w:author="杰" w:date="2025-08-27T17:13:32Z">
                          <w:tcPr>
                            <w:tcW w:w="490" w:type="dxa"/>
                            <w:vAlign w:val="center"/>
                            <w:tcPrChange w:id="1778" w:author="杰" w:date="2025-08-27T17:13:32Z">
                              <w:tcPr>
                                <w:tcW w:w="490" w:type="dxa"/>
                                <w:vAlign w:val="center"/>
                              </w:tcPr>
                            </w:tcPrChange>
                          </w:tcPr>
                        </w:tcPrChange>
                      </w:tcPr>
                    </w:tcPrChange>
                  </w:tcPr>
                </w:tcPrChange>
              </w:tcPr>
            </w:tcPrChange>
          </w:tcPr>
          <w:p w14:paraId="5B6A28B6">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779" w:author="杰" w:date="2025-08-27T17:13:32Z">
              <w:tcPr>
                <w:tcW w:w="567" w:type="dxa"/>
                <w:gridSpan w:val="2"/>
                <w:vAlign w:val="center"/>
                <w:tcPrChange w:id="1780" w:author="杰" w:date="2025-08-27T17:13:32Z">
                  <w:tcPr>
                    <w:tcW w:w="567" w:type="dxa"/>
                    <w:vAlign w:val="center"/>
                    <w:tcPrChange w:id="1781" w:author="杰" w:date="2025-08-27T17:13:32Z">
                      <w:tcPr>
                        <w:tcW w:w="567" w:type="dxa"/>
                        <w:vAlign w:val="center"/>
                        <w:tcPrChange w:id="1782" w:author="杰" w:date="2025-08-27T17:13:32Z">
                          <w:tcPr>
                            <w:tcW w:w="567" w:type="dxa"/>
                            <w:vAlign w:val="center"/>
                            <w:tcPrChange w:id="1783" w:author="杰" w:date="2025-08-27T17:13:32Z">
                              <w:tcPr>
                                <w:tcW w:w="567" w:type="dxa"/>
                                <w:vAlign w:val="center"/>
                              </w:tcPr>
                            </w:tcPrChange>
                          </w:tcPr>
                        </w:tcPrChange>
                      </w:tcPr>
                    </w:tcPrChange>
                  </w:tcPr>
                </w:tcPrChange>
              </w:tcPr>
            </w:tcPrChange>
          </w:tcPr>
          <w:p w14:paraId="27E20CC5">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Change w:id="1784" w:author="杰" w:date="2025-08-27T17:13:32Z">
              <w:tcPr>
                <w:tcW w:w="567" w:type="dxa"/>
                <w:gridSpan w:val="2"/>
                <w:vAlign w:val="center"/>
                <w:tcPrChange w:id="1785" w:author="杰" w:date="2025-08-27T17:13:32Z">
                  <w:tcPr>
                    <w:tcW w:w="567" w:type="dxa"/>
                    <w:vAlign w:val="center"/>
                    <w:tcPrChange w:id="1786" w:author="杰" w:date="2025-08-27T17:13:32Z">
                      <w:tcPr>
                        <w:tcW w:w="567" w:type="dxa"/>
                        <w:vAlign w:val="center"/>
                        <w:tcPrChange w:id="1787" w:author="杰" w:date="2025-08-27T17:13:32Z">
                          <w:tcPr>
                            <w:tcW w:w="567" w:type="dxa"/>
                            <w:vAlign w:val="center"/>
                            <w:tcPrChange w:id="1788" w:author="杰" w:date="2025-08-27T17:13:32Z">
                              <w:tcPr>
                                <w:tcW w:w="567" w:type="dxa"/>
                                <w:vAlign w:val="center"/>
                              </w:tcPr>
                            </w:tcPrChange>
                          </w:tcPr>
                        </w:tcPrChange>
                      </w:tcPr>
                    </w:tcPrChange>
                  </w:tcPr>
                </w:tcPrChange>
              </w:tcPr>
            </w:tcPrChange>
          </w:tcPr>
          <w:p w14:paraId="563BD239">
            <w:pPr>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Change w:id="1789" w:author="杰" w:date="2025-08-27T17:13:32Z">
              <w:tcPr>
                <w:tcW w:w="567" w:type="dxa"/>
                <w:gridSpan w:val="2"/>
                <w:vAlign w:val="center"/>
                <w:tcPrChange w:id="1790" w:author="杰" w:date="2025-08-27T17:13:32Z">
                  <w:tcPr>
                    <w:tcW w:w="567" w:type="dxa"/>
                    <w:vAlign w:val="center"/>
                    <w:tcPrChange w:id="1791" w:author="杰" w:date="2025-08-27T17:13:32Z">
                      <w:tcPr>
                        <w:tcW w:w="567" w:type="dxa"/>
                        <w:vAlign w:val="center"/>
                        <w:tcPrChange w:id="1792" w:author="杰" w:date="2025-08-27T17:13:32Z">
                          <w:tcPr>
                            <w:tcW w:w="567" w:type="dxa"/>
                            <w:vAlign w:val="center"/>
                            <w:tcPrChange w:id="1793" w:author="杰" w:date="2025-08-27T17:13:32Z">
                              <w:tcPr>
                                <w:tcW w:w="567" w:type="dxa"/>
                                <w:vAlign w:val="center"/>
                              </w:tcPr>
                            </w:tcPrChange>
                          </w:tcPr>
                        </w:tcPrChange>
                      </w:tcPr>
                    </w:tcPrChange>
                  </w:tcPr>
                </w:tcPrChange>
              </w:tcPr>
            </w:tcPrChange>
          </w:tcPr>
          <w:p w14:paraId="432DE505">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794" w:author="杰" w:date="2025-08-27T17:13:32Z">
              <w:tcPr>
                <w:tcW w:w="846" w:type="dxa"/>
                <w:gridSpan w:val="2"/>
                <w:vAlign w:val="center"/>
                <w:tcPrChange w:id="1795" w:author="杰" w:date="2025-08-27T17:13:32Z">
                  <w:tcPr>
                    <w:tcW w:w="846" w:type="dxa"/>
                    <w:vAlign w:val="center"/>
                    <w:tcPrChange w:id="1796" w:author="杰" w:date="2025-08-27T17:13:32Z">
                      <w:tcPr>
                        <w:tcW w:w="846" w:type="dxa"/>
                        <w:vAlign w:val="center"/>
                        <w:tcPrChange w:id="1797" w:author="杰" w:date="2025-08-27T17:13:32Z">
                          <w:tcPr>
                            <w:tcW w:w="846" w:type="dxa"/>
                            <w:vAlign w:val="center"/>
                            <w:tcPrChange w:id="1798" w:author="杰" w:date="2025-08-27T17:13:32Z">
                              <w:tcPr>
                                <w:tcW w:w="846" w:type="dxa"/>
                                <w:vAlign w:val="center"/>
                              </w:tcPr>
                            </w:tcPrChange>
                          </w:tcPr>
                        </w:tcPrChange>
                      </w:tcPr>
                    </w:tcPrChange>
                  </w:tcPr>
                </w:tcPrChange>
              </w:tcPr>
            </w:tcPrChange>
          </w:tcPr>
          <w:p w14:paraId="36A23E94">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bCs/>
                <w:color w:val="000000" w:themeColor="text1"/>
                <w:sz w:val="18"/>
                <w:szCs w:val="18"/>
                <w:highlight w:val="none"/>
                <w14:textFill>
                  <w14:solidFill>
                    <w14:schemeClr w14:val="tx1"/>
                  </w14:solidFill>
                </w14:textFill>
              </w:rPr>
              <w:t>1</w:t>
            </w:r>
          </w:p>
        </w:tc>
      </w:tr>
      <w:tr w14:paraId="3129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0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After w:w="0" w:type="auto"/>
          <w:trHeight w:val="510" w:hRule="atLeast"/>
          <w:jc w:val="center"/>
          <w:ins w:id="1799" w:author="杰" w:date="2025-08-27T17:09:32Z"/>
          <w:trPrChange w:id="1800" w:author="杰" w:date="2025-08-27T17:13:32Z">
            <w:trPr>
              <w:gridAfter w:val="1"/>
              <w:wAfter w:w="80" w:type="dxa"/>
              <w:trHeight w:val="510" w:hRule="atLeast"/>
              <w:jc w:val="center"/>
            </w:trPr>
          </w:trPrChange>
        </w:trPr>
        <w:tc>
          <w:tcPr>
            <w:tcW w:w="1134" w:type="dxa"/>
            <w:vAlign w:val="center"/>
            <w:tcPrChange w:id="1801" w:author="杰" w:date="2025-08-27T17:13:32Z">
              <w:tcPr>
                <w:tcW w:w="1134" w:type="dxa"/>
                <w:gridSpan w:val="2"/>
                <w:vAlign w:val="center"/>
              </w:tcPr>
            </w:tcPrChange>
          </w:tcPr>
          <w:p w14:paraId="6ED55496">
            <w:pPr>
              <w:widowControl/>
              <w:snapToGrid w:val="0"/>
              <w:jc w:val="center"/>
              <w:rPr>
                <w:ins w:id="1802" w:author="杰" w:date="2025-08-27T17:09:32Z"/>
                <w:rFonts w:ascii="宋体" w:hAnsi="宋体"/>
                <w:color w:val="000000" w:themeColor="text1"/>
                <w:sz w:val="18"/>
                <w:szCs w:val="18"/>
                <w:highlight w:val="none"/>
                <w14:textFill>
                  <w14:solidFill>
                    <w14:schemeClr w14:val="tx1"/>
                  </w14:solidFill>
                </w14:textFill>
              </w:rPr>
            </w:pPr>
            <w:ins w:id="1803" w:author="杰" w:date="2025-08-27T17:13:03Z">
              <w:r>
                <w:rPr>
                  <w:rFonts w:hint="eastAsia" w:ascii="宋体" w:hAnsi="宋体"/>
                  <w:color w:val="000000" w:themeColor="text1"/>
                  <w:sz w:val="18"/>
                  <w:szCs w:val="18"/>
                  <w:highlight w:val="none"/>
                  <w14:textFill>
                    <w14:solidFill>
                      <w14:schemeClr w14:val="tx1"/>
                    </w14:solidFill>
                  </w14:textFill>
                </w:rPr>
                <w:t>9123G</w:t>
              </w:r>
            </w:ins>
            <w:ins w:id="1804" w:author="杰" w:date="2025-08-27T17:13:03Z">
              <w:r>
                <w:rPr>
                  <w:rFonts w:ascii="宋体" w:hAnsi="宋体"/>
                  <w:color w:val="000000" w:themeColor="text1"/>
                  <w:sz w:val="18"/>
                  <w:szCs w:val="18"/>
                  <w:highlight w:val="none"/>
                  <w14:textFill>
                    <w14:solidFill>
                      <w14:schemeClr w14:val="tx1"/>
                    </w14:solidFill>
                  </w14:textFill>
                </w:rPr>
                <w:t>0000</w:t>
              </w:r>
            </w:ins>
            <w:ins w:id="1805" w:author="杰" w:date="2025-08-27T17:13:03Z">
              <w:r>
                <w:rPr>
                  <w:rFonts w:hint="eastAsia" w:ascii="宋体" w:hAnsi="宋体"/>
                  <w:color w:val="000000" w:themeColor="text1"/>
                  <w:sz w:val="18"/>
                  <w:szCs w:val="18"/>
                  <w:highlight w:val="none"/>
                  <w:lang w:val="en-US" w:eastAsia="zh-CN"/>
                  <w14:textFill>
                    <w14:solidFill>
                      <w14:schemeClr w14:val="tx1"/>
                    </w14:solidFill>
                  </w14:textFill>
                </w:rPr>
                <w:t>2</w:t>
              </w:r>
            </w:ins>
          </w:p>
        </w:tc>
        <w:tc>
          <w:tcPr>
            <w:tcW w:w="4248" w:type="dxa"/>
            <w:vAlign w:val="center"/>
            <w:tcPrChange w:id="1806" w:author="杰" w:date="2025-08-27T17:13:32Z">
              <w:tcPr>
                <w:tcW w:w="4248" w:type="dxa"/>
                <w:gridSpan w:val="2"/>
                <w:vAlign w:val="center"/>
              </w:tcPr>
            </w:tcPrChange>
          </w:tcPr>
          <w:p w14:paraId="2A49153D">
            <w:pPr>
              <w:snapToGrid w:val="0"/>
              <w:jc w:val="left"/>
              <w:rPr>
                <w:ins w:id="1807" w:author="杰" w:date="2025-08-27T17:09:32Z"/>
                <w:rFonts w:ascii="宋体" w:hAnsi="宋体"/>
                <w:color w:val="000000" w:themeColor="text1"/>
                <w:sz w:val="18"/>
                <w:szCs w:val="18"/>
                <w:highlight w:val="none"/>
                <w14:textFill>
                  <w14:solidFill>
                    <w14:schemeClr w14:val="tx1"/>
                  </w14:solidFill>
                </w14:textFill>
              </w:rPr>
            </w:pPr>
            <w:ins w:id="1808" w:author="杰" w:date="2025-08-27T17:09:32Z">
              <w:r>
                <w:rPr>
                  <w:rFonts w:hint="eastAsia" w:ascii="宋体" w:hAnsi="宋体"/>
                  <w:color w:val="000000" w:themeColor="text1"/>
                  <w:sz w:val="18"/>
                  <w:szCs w:val="18"/>
                  <w:highlight w:val="none"/>
                  <w14:textFill>
                    <w14:solidFill>
                      <w14:schemeClr w14:val="tx1"/>
                    </w14:solidFill>
                  </w14:textFill>
                </w:rPr>
                <w:t>大学数学A</w:t>
              </w:r>
            </w:ins>
          </w:p>
          <w:p w14:paraId="52DF49D4">
            <w:pPr>
              <w:snapToGrid w:val="0"/>
              <w:jc w:val="left"/>
              <w:rPr>
                <w:ins w:id="1809" w:author="杰" w:date="2025-08-27T17:09:32Z"/>
                <w:rFonts w:ascii="宋体" w:hAnsi="宋体"/>
                <w:color w:val="000000" w:themeColor="text1"/>
                <w:sz w:val="18"/>
                <w:szCs w:val="18"/>
                <w:highlight w:val="none"/>
                <w14:textFill>
                  <w14:solidFill>
                    <w14:schemeClr w14:val="tx1"/>
                  </w14:solidFill>
                </w14:textFill>
              </w:rPr>
            </w:pPr>
            <w:ins w:id="1810" w:author="杰" w:date="2025-08-27T17:09:32Z">
              <w:r>
                <w:rPr>
                  <w:rFonts w:ascii="宋体" w:hAnsi="宋体"/>
                  <w:color w:val="000000" w:themeColor="text1"/>
                  <w:sz w:val="18"/>
                  <w:szCs w:val="18"/>
                  <w:highlight w:val="none"/>
                  <w14:textFill>
                    <w14:solidFill>
                      <w14:schemeClr w14:val="tx1"/>
                    </w14:solidFill>
                  </w14:textFill>
                </w:rPr>
                <w:t>College Mathematics A</w:t>
              </w:r>
            </w:ins>
          </w:p>
        </w:tc>
        <w:tc>
          <w:tcPr>
            <w:tcW w:w="645" w:type="dxa"/>
            <w:vAlign w:val="center"/>
            <w:tcPrChange w:id="1811" w:author="杰" w:date="2025-08-27T17:13:32Z">
              <w:tcPr>
                <w:tcW w:w="645" w:type="dxa"/>
                <w:gridSpan w:val="2"/>
                <w:vAlign w:val="center"/>
              </w:tcPr>
            </w:tcPrChange>
          </w:tcPr>
          <w:p w14:paraId="70930B81">
            <w:pPr>
              <w:snapToGrid w:val="0"/>
              <w:jc w:val="center"/>
              <w:rPr>
                <w:ins w:id="1812" w:author="杰" w:date="2025-08-27T17:09:32Z"/>
                <w:rFonts w:asciiTheme="minorEastAsia" w:hAnsiTheme="minorEastAsia" w:eastAsiaTheme="minorEastAsia"/>
                <w:color w:val="000000" w:themeColor="text1"/>
                <w:sz w:val="18"/>
                <w:szCs w:val="18"/>
                <w:highlight w:val="none"/>
                <w14:textFill>
                  <w14:solidFill>
                    <w14:schemeClr w14:val="tx1"/>
                  </w14:solidFill>
                </w14:textFill>
              </w:rPr>
            </w:pPr>
            <w:ins w:id="1813" w:author="杰" w:date="2025-08-27T17:09:32Z">
              <w:r>
                <w:rPr>
                  <w:rFonts w:hint="eastAsia" w:asciiTheme="minorEastAsia" w:hAnsiTheme="minorEastAsia"/>
                  <w:color w:val="000000" w:themeColor="text1"/>
                  <w:sz w:val="18"/>
                  <w:szCs w:val="18"/>
                  <w:highlight w:val="none"/>
                  <w14:textFill>
                    <w14:solidFill>
                      <w14:schemeClr w14:val="tx1"/>
                    </w14:solidFill>
                  </w14:textFill>
                </w:rPr>
                <w:t>考试</w:t>
              </w:r>
            </w:ins>
          </w:p>
        </w:tc>
        <w:tc>
          <w:tcPr>
            <w:tcW w:w="490" w:type="dxa"/>
            <w:vAlign w:val="center"/>
            <w:tcPrChange w:id="1814" w:author="杰" w:date="2025-08-27T17:13:32Z">
              <w:tcPr>
                <w:tcW w:w="490" w:type="dxa"/>
                <w:gridSpan w:val="2"/>
                <w:vAlign w:val="center"/>
              </w:tcPr>
            </w:tcPrChange>
          </w:tcPr>
          <w:p w14:paraId="10BC60C2">
            <w:pPr>
              <w:snapToGrid w:val="0"/>
              <w:jc w:val="center"/>
              <w:rPr>
                <w:ins w:id="1815" w:author="杰" w:date="2025-08-27T17:09:32Z"/>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ins w:id="1816" w:author="杰" w:date="2025-08-27T17:09:32Z">
              <w:r>
                <w:rPr>
                  <w:rFonts w:hint="eastAsia" w:ascii="宋体" w:hAnsi="宋体" w:eastAsiaTheme="minorEastAsia"/>
                  <w:color w:val="000000" w:themeColor="text1"/>
                  <w:sz w:val="18"/>
                  <w:szCs w:val="18"/>
                  <w:highlight w:val="none"/>
                  <w:lang w:val="en-US" w:eastAsia="zh-CN"/>
                  <w14:textFill>
                    <w14:solidFill>
                      <w14:schemeClr w14:val="tx1"/>
                    </w14:solidFill>
                  </w14:textFill>
                </w:rPr>
                <w:t>2</w:t>
              </w:r>
            </w:ins>
          </w:p>
        </w:tc>
        <w:tc>
          <w:tcPr>
            <w:tcW w:w="567" w:type="dxa"/>
            <w:vAlign w:val="center"/>
            <w:tcPrChange w:id="1817" w:author="杰" w:date="2025-08-27T17:13:32Z">
              <w:tcPr>
                <w:tcW w:w="567" w:type="dxa"/>
                <w:gridSpan w:val="2"/>
                <w:vAlign w:val="center"/>
              </w:tcPr>
            </w:tcPrChange>
          </w:tcPr>
          <w:p w14:paraId="21FC5F0A">
            <w:pPr>
              <w:snapToGrid w:val="0"/>
              <w:jc w:val="center"/>
              <w:rPr>
                <w:ins w:id="1818" w:author="杰" w:date="2025-08-27T17:09:32Z"/>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ins w:id="1819" w:author="杰" w:date="2025-08-27T17:09:32Z">
              <w:r>
                <w:rPr>
                  <w:rFonts w:hint="eastAsia" w:ascii="宋体" w:hAnsi="宋体" w:eastAsiaTheme="minorEastAsia"/>
                  <w:color w:val="000000" w:themeColor="text1"/>
                  <w:sz w:val="18"/>
                  <w:szCs w:val="18"/>
                  <w:highlight w:val="none"/>
                  <w:lang w:val="en-US" w:eastAsia="zh-CN"/>
                  <w14:textFill>
                    <w14:solidFill>
                      <w14:schemeClr w14:val="tx1"/>
                    </w14:solidFill>
                  </w14:textFill>
                </w:rPr>
                <w:t>34</w:t>
              </w:r>
            </w:ins>
          </w:p>
        </w:tc>
        <w:tc>
          <w:tcPr>
            <w:tcW w:w="567" w:type="dxa"/>
            <w:vAlign w:val="center"/>
            <w:tcPrChange w:id="1820" w:author="杰" w:date="2025-08-27T17:13:32Z">
              <w:tcPr>
                <w:tcW w:w="567" w:type="dxa"/>
                <w:gridSpan w:val="2"/>
                <w:vAlign w:val="center"/>
              </w:tcPr>
            </w:tcPrChange>
          </w:tcPr>
          <w:p w14:paraId="7B5FE774">
            <w:pPr>
              <w:snapToGrid w:val="0"/>
              <w:jc w:val="center"/>
              <w:rPr>
                <w:ins w:id="1821" w:author="杰" w:date="2025-08-27T17:09:32Z"/>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ins w:id="1822"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43</w:t>
              </w:r>
            </w:ins>
          </w:p>
        </w:tc>
        <w:tc>
          <w:tcPr>
            <w:tcW w:w="567" w:type="dxa"/>
            <w:vAlign w:val="center"/>
            <w:tcPrChange w:id="1823" w:author="杰" w:date="2025-08-27T17:13:32Z">
              <w:tcPr>
                <w:tcW w:w="567" w:type="dxa"/>
                <w:gridSpan w:val="2"/>
                <w:vAlign w:val="center"/>
              </w:tcPr>
            </w:tcPrChange>
          </w:tcPr>
          <w:p w14:paraId="0CC8D638">
            <w:pPr>
              <w:snapToGrid w:val="0"/>
              <w:jc w:val="center"/>
              <w:rPr>
                <w:ins w:id="1824" w:author="杰" w:date="2025-08-27T17:09:32Z"/>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825" w:author="杰" w:date="2025-08-27T17:13:32Z">
              <w:tcPr>
                <w:tcW w:w="846" w:type="dxa"/>
                <w:gridSpan w:val="2"/>
                <w:vAlign w:val="center"/>
              </w:tcPr>
            </w:tcPrChange>
          </w:tcPr>
          <w:p w14:paraId="480A5D0B">
            <w:pPr>
              <w:snapToGrid w:val="0"/>
              <w:jc w:val="center"/>
              <w:rPr>
                <w:ins w:id="1826" w:author="杰" w:date="2025-08-27T17:09:32Z"/>
                <w:rFonts w:asciiTheme="minorEastAsia" w:hAnsiTheme="minorEastAsia" w:eastAsiaTheme="minorEastAsia"/>
                <w:color w:val="000000" w:themeColor="text1"/>
                <w:sz w:val="18"/>
                <w:szCs w:val="18"/>
                <w:highlight w:val="none"/>
                <w14:textFill>
                  <w14:solidFill>
                    <w14:schemeClr w14:val="tx1"/>
                  </w14:solidFill>
                </w14:textFill>
              </w:rPr>
            </w:pPr>
            <w:ins w:id="1827" w:author="杰" w:date="2025-08-27T17:09:32Z">
              <w:r>
                <w:rPr>
                  <w:rFonts w:hint="eastAsia" w:ascii="宋体" w:hAnsi="宋体" w:eastAsiaTheme="minorEastAsia"/>
                  <w:color w:val="000000" w:themeColor="text1"/>
                  <w:sz w:val="18"/>
                  <w:szCs w:val="18"/>
                  <w:highlight w:val="none"/>
                  <w14:textFill>
                    <w14:solidFill>
                      <w14:schemeClr w14:val="tx1"/>
                    </w14:solidFill>
                  </w14:textFill>
                </w:rPr>
                <w:t>1</w:t>
              </w:r>
            </w:ins>
          </w:p>
        </w:tc>
      </w:tr>
      <w:tr w14:paraId="1864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28"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828" w:author="杰" w:date="2025-08-27T17:13:32Z">
            <w:trPr>
              <w:gridBefore w:val="1"/>
              <w:wBefore w:w="80" w:type="dxa"/>
              <w:trHeight w:val="510" w:hRule="atLeast"/>
              <w:jc w:val="center"/>
            </w:trPr>
          </w:trPrChange>
        </w:trPr>
        <w:tc>
          <w:tcPr>
            <w:tcW w:w="1134" w:type="dxa"/>
            <w:vAlign w:val="center"/>
            <w:tcPrChange w:id="1829" w:author="杰" w:date="2025-08-27T17:13:32Z">
              <w:tcPr>
                <w:tcW w:w="1134" w:type="dxa"/>
                <w:gridSpan w:val="2"/>
                <w:vAlign w:val="center"/>
                <w:tcPrChange w:id="1830" w:author="杰" w:date="2025-08-27T17:13:32Z">
                  <w:tcPr>
                    <w:tcW w:w="1134" w:type="dxa"/>
                    <w:vAlign w:val="center"/>
                  </w:tcPr>
                </w:tcPrChange>
              </w:tcPr>
            </w:tcPrChange>
          </w:tcPr>
          <w:p w14:paraId="3244E03D">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合 计</w:t>
            </w:r>
          </w:p>
        </w:tc>
        <w:tc>
          <w:tcPr>
            <w:tcW w:w="4248" w:type="dxa"/>
            <w:vAlign w:val="center"/>
            <w:tcPrChange w:id="1831" w:author="杰" w:date="2025-08-27T17:13:32Z">
              <w:tcPr>
                <w:tcW w:w="4248" w:type="dxa"/>
                <w:gridSpan w:val="2"/>
                <w:vAlign w:val="center"/>
                <w:tcPrChange w:id="1832" w:author="杰" w:date="2025-08-27T17:13:32Z">
                  <w:tcPr>
                    <w:tcW w:w="4248" w:type="dxa"/>
                    <w:vAlign w:val="center"/>
                  </w:tcPr>
                </w:tcPrChange>
              </w:tcPr>
            </w:tcPrChange>
          </w:tcPr>
          <w:p w14:paraId="6665B8F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645" w:type="dxa"/>
            <w:vAlign w:val="center"/>
            <w:tcPrChange w:id="1833" w:author="杰" w:date="2025-08-27T17:13:32Z">
              <w:tcPr>
                <w:tcW w:w="645" w:type="dxa"/>
                <w:gridSpan w:val="2"/>
                <w:vAlign w:val="center"/>
                <w:tcPrChange w:id="1834" w:author="杰" w:date="2025-08-27T17:13:32Z">
                  <w:tcPr>
                    <w:tcW w:w="645" w:type="dxa"/>
                    <w:vAlign w:val="center"/>
                  </w:tcPr>
                </w:tcPrChange>
              </w:tcPr>
            </w:tcPrChange>
          </w:tcPr>
          <w:p w14:paraId="0B051544">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490" w:type="dxa"/>
            <w:vAlign w:val="center"/>
            <w:tcPrChange w:id="1835" w:author="杰" w:date="2025-08-27T17:13:32Z">
              <w:tcPr>
                <w:tcW w:w="490" w:type="dxa"/>
                <w:gridSpan w:val="2"/>
                <w:vAlign w:val="center"/>
                <w:tcPrChange w:id="1836" w:author="杰" w:date="2025-08-27T17:13:32Z">
                  <w:tcPr>
                    <w:tcW w:w="490" w:type="dxa"/>
                    <w:vAlign w:val="center"/>
                  </w:tcPr>
                </w:tcPrChange>
              </w:tcPr>
            </w:tcPrChange>
          </w:tcPr>
          <w:p w14:paraId="46658C99">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del w:id="1837" w:author="杰" w:date="2025-08-27T17:09:32Z">
              <w:r>
                <w:rPr>
                  <w:rFonts w:hint="eastAsia" w:asciiTheme="minorEastAsia" w:hAnsiTheme="minorEastAsia" w:eastAsiaTheme="minorEastAsia"/>
                  <w:color w:val="auto"/>
                  <w:sz w:val="18"/>
                  <w:szCs w:val="18"/>
                  <w:highlight w:val="none"/>
                </w:rPr>
                <w:delText>50</w:delText>
              </w:r>
            </w:del>
            <w:ins w:id="1838"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52</w:t>
              </w:r>
            </w:ins>
          </w:p>
        </w:tc>
        <w:tc>
          <w:tcPr>
            <w:tcW w:w="567" w:type="dxa"/>
            <w:vAlign w:val="center"/>
            <w:tcPrChange w:id="1839" w:author="杰" w:date="2025-08-27T17:13:32Z">
              <w:tcPr>
                <w:tcW w:w="567" w:type="dxa"/>
                <w:gridSpan w:val="2"/>
                <w:vAlign w:val="center"/>
                <w:tcPrChange w:id="1840" w:author="杰" w:date="2025-08-27T17:13:32Z">
                  <w:tcPr>
                    <w:tcW w:w="567" w:type="dxa"/>
                    <w:vAlign w:val="center"/>
                  </w:tcPr>
                </w:tcPrChange>
              </w:tcPr>
            </w:tcPrChange>
          </w:tcPr>
          <w:p w14:paraId="3165DED2">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841" w:author="杰" w:date="2025-08-27T17:09:32Z">
              <w:r>
                <w:rPr>
                  <w:rFonts w:hint="eastAsia" w:asciiTheme="minorEastAsia" w:hAnsiTheme="minorEastAsia" w:eastAsiaTheme="minorEastAsia"/>
                  <w:color w:val="auto"/>
                  <w:sz w:val="18"/>
                  <w:szCs w:val="18"/>
                  <w:highlight w:val="none"/>
                </w:rPr>
                <w:delText>904</w:delText>
              </w:r>
            </w:del>
            <w:ins w:id="1842"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9</w:t>
              </w:r>
            </w:ins>
            <w:ins w:id="1843"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38</w:t>
              </w:r>
            </w:ins>
          </w:p>
          <w:p w14:paraId="2CB29641">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r>
              <w:rPr>
                <w:rFonts w:hint="eastAsia" w:asciiTheme="minorEastAsia" w:hAnsiTheme="minorEastAsia" w:eastAsiaTheme="minorEastAsia"/>
                <w:color w:val="000000" w:themeColor="text1"/>
                <w:sz w:val="18"/>
                <w:szCs w:val="18"/>
                <w:highlight w:val="none"/>
                <w14:textFill>
                  <w14:solidFill>
                    <w14:schemeClr w14:val="tx1"/>
                  </w14:solidFill>
                </w14:textFill>
              </w:rPr>
              <w:t>8周</w:t>
            </w:r>
          </w:p>
        </w:tc>
        <w:tc>
          <w:tcPr>
            <w:tcW w:w="567" w:type="dxa"/>
            <w:vAlign w:val="center"/>
            <w:tcPrChange w:id="1844" w:author="杰" w:date="2025-08-27T17:13:32Z">
              <w:tcPr>
                <w:tcW w:w="567" w:type="dxa"/>
                <w:gridSpan w:val="2"/>
                <w:vAlign w:val="center"/>
                <w:tcPrChange w:id="1845" w:author="杰" w:date="2025-08-27T17:13:32Z">
                  <w:tcPr>
                    <w:tcW w:w="567" w:type="dxa"/>
                    <w:vAlign w:val="center"/>
                  </w:tcPr>
                </w:tcPrChange>
              </w:tcPr>
            </w:tcPrChange>
          </w:tcPr>
          <w:p w14:paraId="6DEE6B78">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del w:id="1846" w:author="杰" w:date="2025-08-27T17:09:32Z">
              <w:r>
                <w:rPr>
                  <w:rFonts w:hint="eastAsia" w:asciiTheme="minorEastAsia" w:hAnsiTheme="minorEastAsia" w:eastAsiaTheme="minorEastAsia"/>
                  <w:color w:val="auto"/>
                  <w:sz w:val="18"/>
                  <w:szCs w:val="18"/>
                  <w:highlight w:val="none"/>
                </w:rPr>
                <w:delText>615</w:delText>
              </w:r>
            </w:del>
            <w:ins w:id="1847"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6</w:t>
              </w:r>
            </w:ins>
            <w:ins w:id="1848"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49</w:t>
              </w:r>
            </w:ins>
          </w:p>
        </w:tc>
        <w:tc>
          <w:tcPr>
            <w:tcW w:w="567" w:type="dxa"/>
            <w:vAlign w:val="center"/>
            <w:tcPrChange w:id="1849" w:author="杰" w:date="2025-08-27T17:13:32Z">
              <w:tcPr>
                <w:tcW w:w="567" w:type="dxa"/>
                <w:gridSpan w:val="2"/>
                <w:vAlign w:val="center"/>
                <w:tcPrChange w:id="1850" w:author="杰" w:date="2025-08-27T17:13:32Z">
                  <w:tcPr>
                    <w:tcW w:w="567" w:type="dxa"/>
                    <w:vAlign w:val="center"/>
                  </w:tcPr>
                </w:tcPrChange>
              </w:tcPr>
            </w:tcPrChange>
          </w:tcPr>
          <w:p w14:paraId="47CCFBF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289</w:t>
            </w:r>
          </w:p>
          <w:p w14:paraId="25056263">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r>
              <w:rPr>
                <w:rFonts w:hint="eastAsia" w:asciiTheme="minorEastAsia" w:hAnsiTheme="minorEastAsia" w:eastAsiaTheme="minorEastAsia"/>
                <w:color w:val="000000" w:themeColor="text1"/>
                <w:sz w:val="18"/>
                <w:szCs w:val="18"/>
                <w:highlight w:val="none"/>
                <w14:textFill>
                  <w14:solidFill>
                    <w14:schemeClr w14:val="tx1"/>
                  </w14:solidFill>
                </w14:textFill>
              </w:rPr>
              <w:t>8周</w:t>
            </w:r>
          </w:p>
        </w:tc>
        <w:tc>
          <w:tcPr>
            <w:tcW w:w="846" w:type="dxa"/>
            <w:vAlign w:val="center"/>
            <w:tcPrChange w:id="1851" w:author="杰" w:date="2025-08-27T17:13:32Z">
              <w:tcPr>
                <w:tcW w:w="846" w:type="dxa"/>
                <w:gridSpan w:val="2"/>
                <w:vAlign w:val="center"/>
                <w:tcPrChange w:id="1852" w:author="杰" w:date="2025-08-27T17:13:32Z">
                  <w:tcPr>
                    <w:tcW w:w="846" w:type="dxa"/>
                    <w:vAlign w:val="center"/>
                  </w:tcPr>
                </w:tcPrChange>
              </w:tcPr>
            </w:tcPrChange>
          </w:tcPr>
          <w:p w14:paraId="1F1C18B2">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r w14:paraId="3164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53"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853" w:author="杰" w:date="2025-08-27T17:13:32Z">
            <w:trPr>
              <w:gridBefore w:val="1"/>
              <w:wBefore w:w="80" w:type="dxa"/>
              <w:trHeight w:val="510" w:hRule="atLeast"/>
              <w:jc w:val="center"/>
            </w:trPr>
          </w:trPrChange>
        </w:trPr>
        <w:tc>
          <w:tcPr>
            <w:tcW w:w="9064" w:type="dxa"/>
            <w:gridSpan w:val="8"/>
            <w:vAlign w:val="center"/>
            <w:tcPrChange w:id="1854" w:author="杰" w:date="2025-08-27T17:13:32Z">
              <w:tcPr>
                <w:tcW w:w="9064" w:type="dxa"/>
                <w:gridSpan w:val="16"/>
                <w:vAlign w:val="center"/>
                <w:tcPrChange w:id="1855" w:author="杰" w:date="2025-08-27T17:13:32Z">
                  <w:tcPr>
                    <w:tcW w:w="9064" w:type="dxa"/>
                    <w:vAlign w:val="center"/>
                  </w:tcPr>
                </w:tcPrChange>
              </w:tcPr>
            </w:tcPrChange>
          </w:tcPr>
          <w:p w14:paraId="5F571F9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新生入学前教育</w:t>
            </w:r>
          </w:p>
        </w:tc>
      </w:tr>
      <w:tr w14:paraId="17B6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56"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856" w:author="杰" w:date="2025-08-27T17:13:32Z">
            <w:trPr>
              <w:gridBefore w:val="1"/>
              <w:wBefore w:w="80" w:type="dxa"/>
              <w:trHeight w:val="510" w:hRule="atLeast"/>
              <w:jc w:val="center"/>
            </w:trPr>
          </w:trPrChange>
        </w:trPr>
        <w:tc>
          <w:tcPr>
            <w:tcW w:w="1134" w:type="dxa"/>
            <w:vAlign w:val="center"/>
            <w:tcPrChange w:id="1857" w:author="杰" w:date="2025-08-27T17:13:32Z">
              <w:tcPr>
                <w:tcW w:w="1134" w:type="dxa"/>
                <w:gridSpan w:val="2"/>
                <w:vAlign w:val="center"/>
                <w:tcPrChange w:id="1858" w:author="杰" w:date="2025-08-27T17:13:32Z">
                  <w:tcPr>
                    <w:tcW w:w="1134" w:type="dxa"/>
                    <w:vAlign w:val="center"/>
                  </w:tcPr>
                </w:tcPrChange>
              </w:tcPr>
            </w:tcPrChange>
          </w:tcPr>
          <w:p w14:paraId="1FDA68D9">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3123GTW008</w:t>
            </w:r>
          </w:p>
        </w:tc>
        <w:tc>
          <w:tcPr>
            <w:tcW w:w="4248" w:type="dxa"/>
            <w:vAlign w:val="center"/>
            <w:tcPrChange w:id="1859" w:author="杰" w:date="2025-08-27T17:13:32Z">
              <w:tcPr>
                <w:tcW w:w="4248" w:type="dxa"/>
                <w:gridSpan w:val="2"/>
                <w:vAlign w:val="center"/>
                <w:tcPrChange w:id="1860" w:author="杰" w:date="2025-08-27T17:13:32Z">
                  <w:tcPr>
                    <w:tcW w:w="4248" w:type="dxa"/>
                    <w:vAlign w:val="center"/>
                  </w:tcPr>
                </w:tcPrChange>
              </w:tcPr>
            </w:tcPrChange>
          </w:tcPr>
          <w:p w14:paraId="7E2107BD">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中共党史</w:t>
            </w:r>
          </w:p>
          <w:p w14:paraId="2972463C">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History of the Communist Party of China</w:t>
            </w:r>
          </w:p>
        </w:tc>
        <w:tc>
          <w:tcPr>
            <w:tcW w:w="645" w:type="dxa"/>
            <w:vAlign w:val="center"/>
            <w:tcPrChange w:id="1861" w:author="杰" w:date="2025-08-27T17:13:32Z">
              <w:tcPr>
                <w:tcW w:w="645" w:type="dxa"/>
                <w:gridSpan w:val="2"/>
                <w:vAlign w:val="center"/>
                <w:tcPrChange w:id="1862" w:author="杰" w:date="2025-08-27T17:13:32Z">
                  <w:tcPr>
                    <w:tcW w:w="645" w:type="dxa"/>
                    <w:vAlign w:val="center"/>
                  </w:tcPr>
                </w:tcPrChange>
              </w:tcPr>
            </w:tcPrChange>
          </w:tcPr>
          <w:p w14:paraId="57593350">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1863" w:author="杰" w:date="2025-08-27T17:13:32Z">
              <w:tcPr>
                <w:tcW w:w="490" w:type="dxa"/>
                <w:gridSpan w:val="2"/>
                <w:vAlign w:val="center"/>
                <w:tcPrChange w:id="1864" w:author="杰" w:date="2025-08-27T17:13:32Z">
                  <w:tcPr>
                    <w:tcW w:w="490" w:type="dxa"/>
                    <w:vAlign w:val="center"/>
                  </w:tcPr>
                </w:tcPrChange>
              </w:tcPr>
            </w:tcPrChange>
          </w:tcPr>
          <w:p w14:paraId="75B8D0A6">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865" w:author="杰" w:date="2025-08-27T17:13:32Z">
              <w:tcPr>
                <w:tcW w:w="567" w:type="dxa"/>
                <w:gridSpan w:val="2"/>
                <w:vAlign w:val="center"/>
                <w:tcPrChange w:id="1866" w:author="杰" w:date="2025-08-27T17:13:32Z">
                  <w:tcPr>
                    <w:tcW w:w="567" w:type="dxa"/>
                    <w:vAlign w:val="center"/>
                  </w:tcPr>
                </w:tcPrChange>
              </w:tcPr>
            </w:tcPrChange>
          </w:tcPr>
          <w:p w14:paraId="4D84B042">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867" w:author="杰" w:date="2025-08-27T17:13:32Z">
              <w:tcPr>
                <w:tcW w:w="567" w:type="dxa"/>
                <w:gridSpan w:val="2"/>
                <w:vAlign w:val="center"/>
                <w:tcPrChange w:id="1868" w:author="杰" w:date="2025-08-27T17:13:32Z">
                  <w:tcPr>
                    <w:tcW w:w="567" w:type="dxa"/>
                    <w:vAlign w:val="center"/>
                  </w:tcPr>
                </w:tcPrChange>
              </w:tcPr>
            </w:tcPrChange>
          </w:tcPr>
          <w:p w14:paraId="76E3B03D">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869" w:author="杰" w:date="2025-08-27T17:13:32Z">
              <w:tcPr>
                <w:tcW w:w="567" w:type="dxa"/>
                <w:gridSpan w:val="2"/>
                <w:vAlign w:val="center"/>
                <w:tcPrChange w:id="1870" w:author="杰" w:date="2025-08-27T17:13:32Z">
                  <w:tcPr>
                    <w:tcW w:w="567" w:type="dxa"/>
                    <w:vAlign w:val="center"/>
                  </w:tcPr>
                </w:tcPrChange>
              </w:tcPr>
            </w:tcPrChange>
          </w:tcPr>
          <w:p w14:paraId="4418882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871" w:author="杰" w:date="2025-08-27T17:13:32Z">
              <w:tcPr>
                <w:tcW w:w="846" w:type="dxa"/>
                <w:gridSpan w:val="2"/>
                <w:vAlign w:val="center"/>
                <w:tcPrChange w:id="1872" w:author="杰" w:date="2025-08-27T17:13:32Z">
                  <w:tcPr>
                    <w:tcW w:w="846" w:type="dxa"/>
                    <w:vAlign w:val="center"/>
                  </w:tcPr>
                </w:tcPrChange>
              </w:tcPr>
            </w:tcPrChange>
          </w:tcPr>
          <w:p w14:paraId="58F5BECD">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1“新生入学前教育”</w:t>
            </w:r>
          </w:p>
        </w:tc>
      </w:tr>
      <w:tr w14:paraId="3C39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73"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873" w:author="杰" w:date="2025-08-27T17:13:32Z">
            <w:trPr>
              <w:gridBefore w:val="1"/>
              <w:wBefore w:w="80" w:type="dxa"/>
              <w:trHeight w:val="510" w:hRule="atLeast"/>
              <w:jc w:val="center"/>
            </w:trPr>
          </w:trPrChange>
        </w:trPr>
        <w:tc>
          <w:tcPr>
            <w:tcW w:w="1134" w:type="dxa"/>
            <w:vAlign w:val="center"/>
            <w:tcPrChange w:id="1874" w:author="杰" w:date="2025-08-27T17:13:32Z">
              <w:tcPr>
                <w:tcW w:w="1134" w:type="dxa"/>
                <w:gridSpan w:val="2"/>
                <w:vAlign w:val="center"/>
                <w:tcPrChange w:id="1875" w:author="杰" w:date="2025-08-27T17:13:32Z">
                  <w:tcPr>
                    <w:tcW w:w="1134" w:type="dxa"/>
                    <w:vAlign w:val="center"/>
                  </w:tcPr>
                </w:tcPrChange>
              </w:tcPr>
            </w:tcPrChange>
          </w:tcPr>
          <w:p w14:paraId="7E88887B">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3123GTW009</w:t>
            </w:r>
          </w:p>
        </w:tc>
        <w:tc>
          <w:tcPr>
            <w:tcW w:w="4248" w:type="dxa"/>
            <w:vAlign w:val="center"/>
            <w:tcPrChange w:id="1876" w:author="杰" w:date="2025-08-27T17:13:32Z">
              <w:tcPr>
                <w:tcW w:w="4248" w:type="dxa"/>
                <w:gridSpan w:val="2"/>
                <w:vAlign w:val="center"/>
                <w:tcPrChange w:id="1877" w:author="杰" w:date="2025-08-27T17:13:32Z">
                  <w:tcPr>
                    <w:tcW w:w="4248" w:type="dxa"/>
                    <w:vAlign w:val="center"/>
                  </w:tcPr>
                </w:tcPrChange>
              </w:tcPr>
            </w:tcPrChange>
          </w:tcPr>
          <w:p w14:paraId="65275A36">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新中国史</w:t>
            </w:r>
          </w:p>
          <w:p w14:paraId="0691EBE1">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History of New China</w:t>
            </w:r>
          </w:p>
        </w:tc>
        <w:tc>
          <w:tcPr>
            <w:tcW w:w="645" w:type="dxa"/>
            <w:vAlign w:val="center"/>
            <w:tcPrChange w:id="1878" w:author="杰" w:date="2025-08-27T17:13:32Z">
              <w:tcPr>
                <w:tcW w:w="645" w:type="dxa"/>
                <w:gridSpan w:val="2"/>
                <w:vAlign w:val="center"/>
                <w:tcPrChange w:id="1879" w:author="杰" w:date="2025-08-27T17:13:32Z">
                  <w:tcPr>
                    <w:tcW w:w="645" w:type="dxa"/>
                    <w:vAlign w:val="center"/>
                  </w:tcPr>
                </w:tcPrChange>
              </w:tcPr>
            </w:tcPrChange>
          </w:tcPr>
          <w:p w14:paraId="13E3DBA1">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1880" w:author="杰" w:date="2025-08-27T17:13:32Z">
              <w:tcPr>
                <w:tcW w:w="490" w:type="dxa"/>
                <w:gridSpan w:val="2"/>
                <w:vAlign w:val="center"/>
                <w:tcPrChange w:id="1881" w:author="杰" w:date="2025-08-27T17:13:32Z">
                  <w:tcPr>
                    <w:tcW w:w="490" w:type="dxa"/>
                    <w:vAlign w:val="center"/>
                  </w:tcPr>
                </w:tcPrChange>
              </w:tcPr>
            </w:tcPrChange>
          </w:tcPr>
          <w:p w14:paraId="11A7F4C8">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882" w:author="杰" w:date="2025-08-27T17:13:32Z">
              <w:tcPr>
                <w:tcW w:w="567" w:type="dxa"/>
                <w:gridSpan w:val="2"/>
                <w:vAlign w:val="center"/>
                <w:tcPrChange w:id="1883" w:author="杰" w:date="2025-08-27T17:13:32Z">
                  <w:tcPr>
                    <w:tcW w:w="567" w:type="dxa"/>
                    <w:vAlign w:val="center"/>
                  </w:tcPr>
                </w:tcPrChange>
              </w:tcPr>
            </w:tcPrChange>
          </w:tcPr>
          <w:p w14:paraId="180AE1E9">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884" w:author="杰" w:date="2025-08-27T17:13:32Z">
              <w:tcPr>
                <w:tcW w:w="567" w:type="dxa"/>
                <w:gridSpan w:val="2"/>
                <w:vAlign w:val="center"/>
                <w:tcPrChange w:id="1885" w:author="杰" w:date="2025-08-27T17:13:32Z">
                  <w:tcPr>
                    <w:tcW w:w="567" w:type="dxa"/>
                    <w:vAlign w:val="center"/>
                  </w:tcPr>
                </w:tcPrChange>
              </w:tcPr>
            </w:tcPrChange>
          </w:tcPr>
          <w:p w14:paraId="0AC85D6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886" w:author="杰" w:date="2025-08-27T17:13:32Z">
              <w:tcPr>
                <w:tcW w:w="567" w:type="dxa"/>
                <w:gridSpan w:val="2"/>
                <w:vAlign w:val="center"/>
                <w:tcPrChange w:id="1887" w:author="杰" w:date="2025-08-27T17:13:32Z">
                  <w:tcPr>
                    <w:tcW w:w="567" w:type="dxa"/>
                    <w:vAlign w:val="center"/>
                  </w:tcPr>
                </w:tcPrChange>
              </w:tcPr>
            </w:tcPrChange>
          </w:tcPr>
          <w:p w14:paraId="6C7FD80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tcPrChange w:id="1888" w:author="杰" w:date="2025-08-27T17:13:32Z">
              <w:tcPr>
                <w:tcW w:w="846" w:type="dxa"/>
                <w:gridSpan w:val="2"/>
                <w:tcPrChange w:id="1889" w:author="杰" w:date="2025-08-27T17:13:32Z">
                  <w:tcPr>
                    <w:tcW w:w="846" w:type="dxa"/>
                  </w:tcPr>
                </w:tcPrChange>
              </w:tcPr>
            </w:tcPrChange>
          </w:tcPr>
          <w:p w14:paraId="02CFB5C7">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1“新生入学前教育”</w:t>
            </w:r>
          </w:p>
        </w:tc>
      </w:tr>
      <w:tr w14:paraId="2D80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90"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890" w:author="杰" w:date="2025-08-27T17:13:32Z">
            <w:trPr>
              <w:gridBefore w:val="1"/>
              <w:wBefore w:w="80" w:type="dxa"/>
              <w:trHeight w:val="510" w:hRule="atLeast"/>
              <w:jc w:val="center"/>
            </w:trPr>
          </w:trPrChange>
        </w:trPr>
        <w:tc>
          <w:tcPr>
            <w:tcW w:w="1134" w:type="dxa"/>
            <w:vAlign w:val="center"/>
            <w:tcPrChange w:id="1891" w:author="杰" w:date="2025-08-27T17:13:32Z">
              <w:tcPr>
                <w:tcW w:w="1134" w:type="dxa"/>
                <w:gridSpan w:val="2"/>
                <w:vAlign w:val="center"/>
                <w:tcPrChange w:id="1892" w:author="杰" w:date="2025-08-27T17:13:32Z">
                  <w:tcPr>
                    <w:tcW w:w="1134" w:type="dxa"/>
                    <w:vAlign w:val="center"/>
                  </w:tcPr>
                </w:tcPrChange>
              </w:tcPr>
            </w:tcPrChange>
          </w:tcPr>
          <w:p w14:paraId="41F33232">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3123GTW010</w:t>
            </w:r>
          </w:p>
        </w:tc>
        <w:tc>
          <w:tcPr>
            <w:tcW w:w="4248" w:type="dxa"/>
            <w:vAlign w:val="center"/>
            <w:tcPrChange w:id="1893" w:author="杰" w:date="2025-08-27T17:13:32Z">
              <w:tcPr>
                <w:tcW w:w="4248" w:type="dxa"/>
                <w:gridSpan w:val="2"/>
                <w:vAlign w:val="center"/>
                <w:tcPrChange w:id="1894" w:author="杰" w:date="2025-08-27T17:13:32Z">
                  <w:tcPr>
                    <w:tcW w:w="4248" w:type="dxa"/>
                    <w:vAlign w:val="center"/>
                  </w:tcPr>
                </w:tcPrChange>
              </w:tcPr>
            </w:tcPrChange>
          </w:tcPr>
          <w:p w14:paraId="39544017">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改革开放史</w:t>
            </w:r>
          </w:p>
          <w:p w14:paraId="3BCF4842">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History of Reform and Opening Up</w:t>
            </w:r>
          </w:p>
        </w:tc>
        <w:tc>
          <w:tcPr>
            <w:tcW w:w="645" w:type="dxa"/>
            <w:vAlign w:val="center"/>
            <w:tcPrChange w:id="1895" w:author="杰" w:date="2025-08-27T17:13:32Z">
              <w:tcPr>
                <w:tcW w:w="645" w:type="dxa"/>
                <w:gridSpan w:val="2"/>
                <w:vAlign w:val="center"/>
                <w:tcPrChange w:id="1896" w:author="杰" w:date="2025-08-27T17:13:32Z">
                  <w:tcPr>
                    <w:tcW w:w="645" w:type="dxa"/>
                    <w:vAlign w:val="center"/>
                  </w:tcPr>
                </w:tcPrChange>
              </w:tcPr>
            </w:tcPrChange>
          </w:tcPr>
          <w:p w14:paraId="387707C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1897" w:author="杰" w:date="2025-08-27T17:13:32Z">
              <w:tcPr>
                <w:tcW w:w="490" w:type="dxa"/>
                <w:gridSpan w:val="2"/>
                <w:vAlign w:val="center"/>
                <w:tcPrChange w:id="1898" w:author="杰" w:date="2025-08-27T17:13:32Z">
                  <w:tcPr>
                    <w:tcW w:w="490" w:type="dxa"/>
                    <w:vAlign w:val="center"/>
                  </w:tcPr>
                </w:tcPrChange>
              </w:tcPr>
            </w:tcPrChange>
          </w:tcPr>
          <w:p w14:paraId="60F4F2F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899" w:author="杰" w:date="2025-08-27T17:13:32Z">
              <w:tcPr>
                <w:tcW w:w="567" w:type="dxa"/>
                <w:gridSpan w:val="2"/>
                <w:vAlign w:val="center"/>
                <w:tcPrChange w:id="1900" w:author="杰" w:date="2025-08-27T17:13:32Z">
                  <w:tcPr>
                    <w:tcW w:w="567" w:type="dxa"/>
                    <w:vAlign w:val="center"/>
                  </w:tcPr>
                </w:tcPrChange>
              </w:tcPr>
            </w:tcPrChange>
          </w:tcPr>
          <w:p w14:paraId="0934AD6F">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901" w:author="杰" w:date="2025-08-27T17:13:32Z">
              <w:tcPr>
                <w:tcW w:w="567" w:type="dxa"/>
                <w:gridSpan w:val="2"/>
                <w:vAlign w:val="center"/>
                <w:tcPrChange w:id="1902" w:author="杰" w:date="2025-08-27T17:13:32Z">
                  <w:tcPr>
                    <w:tcW w:w="567" w:type="dxa"/>
                    <w:vAlign w:val="center"/>
                  </w:tcPr>
                </w:tcPrChange>
              </w:tcPr>
            </w:tcPrChange>
          </w:tcPr>
          <w:p w14:paraId="47B24952">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903" w:author="杰" w:date="2025-08-27T17:13:32Z">
              <w:tcPr>
                <w:tcW w:w="567" w:type="dxa"/>
                <w:gridSpan w:val="2"/>
                <w:vAlign w:val="center"/>
                <w:tcPrChange w:id="1904" w:author="杰" w:date="2025-08-27T17:13:32Z">
                  <w:tcPr>
                    <w:tcW w:w="567" w:type="dxa"/>
                    <w:vAlign w:val="center"/>
                  </w:tcPr>
                </w:tcPrChange>
              </w:tcPr>
            </w:tcPrChange>
          </w:tcPr>
          <w:p w14:paraId="03481F27">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tcPrChange w:id="1905" w:author="杰" w:date="2025-08-27T17:13:32Z">
              <w:tcPr>
                <w:tcW w:w="846" w:type="dxa"/>
                <w:gridSpan w:val="2"/>
                <w:tcPrChange w:id="1906" w:author="杰" w:date="2025-08-27T17:13:32Z">
                  <w:tcPr>
                    <w:tcW w:w="846" w:type="dxa"/>
                  </w:tcPr>
                </w:tcPrChange>
              </w:tcPr>
            </w:tcPrChange>
          </w:tcPr>
          <w:p w14:paraId="5EC90622">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1“新生入学前教育”</w:t>
            </w:r>
          </w:p>
        </w:tc>
      </w:tr>
      <w:tr w14:paraId="6B12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07"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907" w:author="杰" w:date="2025-08-27T17:13:32Z">
            <w:trPr>
              <w:gridBefore w:val="1"/>
              <w:wBefore w:w="80" w:type="dxa"/>
              <w:trHeight w:val="510" w:hRule="atLeast"/>
              <w:jc w:val="center"/>
            </w:trPr>
          </w:trPrChange>
        </w:trPr>
        <w:tc>
          <w:tcPr>
            <w:tcW w:w="1134" w:type="dxa"/>
            <w:vAlign w:val="center"/>
            <w:tcPrChange w:id="1908" w:author="杰" w:date="2025-08-27T17:13:32Z">
              <w:tcPr>
                <w:tcW w:w="1134" w:type="dxa"/>
                <w:gridSpan w:val="2"/>
                <w:vAlign w:val="center"/>
                <w:tcPrChange w:id="1909" w:author="杰" w:date="2025-08-27T17:13:32Z">
                  <w:tcPr>
                    <w:tcW w:w="1134" w:type="dxa"/>
                    <w:vAlign w:val="center"/>
                  </w:tcPr>
                </w:tcPrChange>
              </w:tcPr>
            </w:tcPrChange>
          </w:tcPr>
          <w:p w14:paraId="085D3006">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3123GTW011</w:t>
            </w:r>
          </w:p>
        </w:tc>
        <w:tc>
          <w:tcPr>
            <w:tcW w:w="4248" w:type="dxa"/>
            <w:vAlign w:val="center"/>
            <w:tcPrChange w:id="1910" w:author="杰" w:date="2025-08-27T17:13:32Z">
              <w:tcPr>
                <w:tcW w:w="4248" w:type="dxa"/>
                <w:gridSpan w:val="2"/>
                <w:vAlign w:val="center"/>
                <w:tcPrChange w:id="1911" w:author="杰" w:date="2025-08-27T17:13:32Z">
                  <w:tcPr>
                    <w:tcW w:w="4248" w:type="dxa"/>
                    <w:vAlign w:val="center"/>
                  </w:tcPr>
                </w:tcPrChange>
              </w:tcPr>
            </w:tcPrChange>
          </w:tcPr>
          <w:p w14:paraId="70EA7EFF">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社会主义发展史</w:t>
            </w:r>
          </w:p>
          <w:p w14:paraId="463CCEC2">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History of Socialist Development</w:t>
            </w:r>
          </w:p>
        </w:tc>
        <w:tc>
          <w:tcPr>
            <w:tcW w:w="645" w:type="dxa"/>
            <w:vAlign w:val="center"/>
            <w:tcPrChange w:id="1912" w:author="杰" w:date="2025-08-27T17:13:32Z">
              <w:tcPr>
                <w:tcW w:w="645" w:type="dxa"/>
                <w:gridSpan w:val="2"/>
                <w:vAlign w:val="center"/>
                <w:tcPrChange w:id="1913" w:author="杰" w:date="2025-08-27T17:13:32Z">
                  <w:tcPr>
                    <w:tcW w:w="645" w:type="dxa"/>
                    <w:vAlign w:val="center"/>
                  </w:tcPr>
                </w:tcPrChange>
              </w:tcPr>
            </w:tcPrChange>
          </w:tcPr>
          <w:p w14:paraId="78174C69">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1914" w:author="杰" w:date="2025-08-27T17:13:32Z">
              <w:tcPr>
                <w:tcW w:w="490" w:type="dxa"/>
                <w:gridSpan w:val="2"/>
                <w:vAlign w:val="center"/>
                <w:tcPrChange w:id="1915" w:author="杰" w:date="2025-08-27T17:13:32Z">
                  <w:tcPr>
                    <w:tcW w:w="490" w:type="dxa"/>
                    <w:vAlign w:val="center"/>
                  </w:tcPr>
                </w:tcPrChange>
              </w:tcPr>
            </w:tcPrChange>
          </w:tcPr>
          <w:p w14:paraId="7ACA13BD">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916" w:author="杰" w:date="2025-08-27T17:13:32Z">
              <w:tcPr>
                <w:tcW w:w="567" w:type="dxa"/>
                <w:gridSpan w:val="2"/>
                <w:vAlign w:val="center"/>
                <w:tcPrChange w:id="1917" w:author="杰" w:date="2025-08-27T17:13:32Z">
                  <w:tcPr>
                    <w:tcW w:w="567" w:type="dxa"/>
                    <w:vAlign w:val="center"/>
                  </w:tcPr>
                </w:tcPrChange>
              </w:tcPr>
            </w:tcPrChange>
          </w:tcPr>
          <w:p w14:paraId="62D31307">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918" w:author="杰" w:date="2025-08-27T17:13:32Z">
              <w:tcPr>
                <w:tcW w:w="567" w:type="dxa"/>
                <w:gridSpan w:val="2"/>
                <w:vAlign w:val="center"/>
                <w:tcPrChange w:id="1919" w:author="杰" w:date="2025-08-27T17:13:32Z">
                  <w:tcPr>
                    <w:tcW w:w="567" w:type="dxa"/>
                    <w:vAlign w:val="center"/>
                  </w:tcPr>
                </w:tcPrChange>
              </w:tcPr>
            </w:tcPrChange>
          </w:tcPr>
          <w:p w14:paraId="56B7AA4E">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920" w:author="杰" w:date="2025-08-27T17:13:32Z">
              <w:tcPr>
                <w:tcW w:w="567" w:type="dxa"/>
                <w:gridSpan w:val="2"/>
                <w:vAlign w:val="center"/>
                <w:tcPrChange w:id="1921" w:author="杰" w:date="2025-08-27T17:13:32Z">
                  <w:tcPr>
                    <w:tcW w:w="567" w:type="dxa"/>
                    <w:vAlign w:val="center"/>
                  </w:tcPr>
                </w:tcPrChange>
              </w:tcPr>
            </w:tcPrChange>
          </w:tcPr>
          <w:p w14:paraId="4A2A819E">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tcPrChange w:id="1922" w:author="杰" w:date="2025-08-27T17:13:32Z">
              <w:tcPr>
                <w:tcW w:w="846" w:type="dxa"/>
                <w:gridSpan w:val="2"/>
                <w:tcPrChange w:id="1923" w:author="杰" w:date="2025-08-27T17:13:32Z">
                  <w:tcPr>
                    <w:tcW w:w="846" w:type="dxa"/>
                  </w:tcPr>
                </w:tcPrChange>
              </w:tcPr>
            </w:tcPrChange>
          </w:tcPr>
          <w:p w14:paraId="1BFFC0B0">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1“新生入学前教育”</w:t>
            </w:r>
          </w:p>
        </w:tc>
      </w:tr>
      <w:tr w14:paraId="69B6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24"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924" w:author="杰" w:date="2025-08-27T17:13:32Z">
            <w:trPr>
              <w:gridBefore w:val="1"/>
              <w:wBefore w:w="80" w:type="dxa"/>
              <w:trHeight w:val="510" w:hRule="atLeast"/>
              <w:jc w:val="center"/>
            </w:trPr>
          </w:trPrChange>
        </w:trPr>
        <w:tc>
          <w:tcPr>
            <w:tcW w:w="1134" w:type="dxa"/>
            <w:vAlign w:val="center"/>
            <w:tcPrChange w:id="1925" w:author="杰" w:date="2025-08-27T17:13:32Z">
              <w:tcPr>
                <w:tcW w:w="1134" w:type="dxa"/>
                <w:gridSpan w:val="2"/>
                <w:vAlign w:val="center"/>
                <w:tcPrChange w:id="1926" w:author="杰" w:date="2025-08-27T17:13:32Z">
                  <w:tcPr>
                    <w:tcW w:w="1134" w:type="dxa"/>
                    <w:vAlign w:val="center"/>
                  </w:tcPr>
                </w:tcPrChange>
              </w:tcPr>
            </w:tcPrChange>
          </w:tcPr>
          <w:p w14:paraId="6CDF5D09">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723GTW004</w:t>
            </w:r>
          </w:p>
        </w:tc>
        <w:tc>
          <w:tcPr>
            <w:tcW w:w="4248" w:type="dxa"/>
            <w:vAlign w:val="center"/>
            <w:tcPrChange w:id="1927" w:author="杰" w:date="2025-08-27T17:13:32Z">
              <w:tcPr>
                <w:tcW w:w="4248" w:type="dxa"/>
                <w:gridSpan w:val="2"/>
                <w:vAlign w:val="center"/>
                <w:tcPrChange w:id="1928" w:author="杰" w:date="2025-08-27T17:13:32Z">
                  <w:tcPr>
                    <w:tcW w:w="4248" w:type="dxa"/>
                    <w:vAlign w:val="center"/>
                  </w:tcPr>
                </w:tcPrChange>
              </w:tcPr>
            </w:tcPrChange>
          </w:tcPr>
          <w:p w14:paraId="35AF8A47">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大学生心理健康教育（网）</w:t>
            </w:r>
          </w:p>
          <w:p w14:paraId="4E8DEDBD">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 xml:space="preserve">Psychological Health Education for College </w:t>
            </w:r>
            <w:r>
              <w:rPr>
                <w:rFonts w:hint="eastAsia" w:asciiTheme="minorEastAsia" w:hAnsiTheme="minorEastAsia" w:eastAsiaTheme="minorEastAsia"/>
                <w:color w:val="000000" w:themeColor="text1"/>
                <w:sz w:val="18"/>
                <w:szCs w:val="18"/>
                <w:highlight w:val="none"/>
                <w14:textFill>
                  <w14:solidFill>
                    <w14:schemeClr w14:val="tx1"/>
                  </w14:solidFill>
                </w14:textFill>
              </w:rPr>
              <w:t>Student</w:t>
            </w:r>
            <w:r>
              <w:rPr>
                <w:rFonts w:asciiTheme="minorEastAsia" w:hAnsiTheme="minorEastAsia" w:eastAsiaTheme="minorEastAsia"/>
                <w:color w:val="000000" w:themeColor="text1"/>
                <w:sz w:val="18"/>
                <w:szCs w:val="18"/>
                <w:highlight w:val="none"/>
                <w14:textFill>
                  <w14:solidFill>
                    <w14:schemeClr w14:val="tx1"/>
                  </w14:solidFill>
                </w14:textFill>
              </w:rPr>
              <w:t>s</w:t>
            </w:r>
            <w:r>
              <w:rPr>
                <w:rFonts w:hint="eastAsia" w:asciiTheme="minorEastAsia" w:hAnsiTheme="minorEastAsia" w:eastAsiaTheme="minorEastAsia"/>
                <w:color w:val="000000" w:themeColor="text1"/>
                <w:sz w:val="18"/>
                <w:szCs w:val="18"/>
                <w:highlight w:val="none"/>
                <w14:textFill>
                  <w14:solidFill>
                    <w14:schemeClr w14:val="tx1"/>
                  </w14:solidFill>
                </w14:textFill>
              </w:rPr>
              <w:t>（O</w:t>
            </w:r>
            <w:r>
              <w:rPr>
                <w:rFonts w:asciiTheme="minorEastAsia" w:hAnsiTheme="minorEastAsia" w:eastAsiaTheme="minorEastAsia"/>
                <w:color w:val="000000" w:themeColor="text1"/>
                <w:sz w:val="18"/>
                <w:szCs w:val="18"/>
                <w:highlight w:val="none"/>
                <w14:textFill>
                  <w14:solidFill>
                    <w14:schemeClr w14:val="tx1"/>
                  </w14:solidFill>
                </w14:textFill>
              </w:rPr>
              <w:t>L</w:t>
            </w:r>
            <w:r>
              <w:rPr>
                <w:rFonts w:hint="eastAsia" w:asciiTheme="minorEastAsia" w:hAnsiTheme="minorEastAsia" w:eastAsiaTheme="minorEastAsia"/>
                <w:color w:val="000000" w:themeColor="text1"/>
                <w:sz w:val="18"/>
                <w:szCs w:val="18"/>
                <w:highlight w:val="none"/>
                <w14:textFill>
                  <w14:solidFill>
                    <w14:schemeClr w14:val="tx1"/>
                  </w14:solidFill>
                </w14:textFill>
              </w:rPr>
              <w:t>）</w:t>
            </w:r>
          </w:p>
        </w:tc>
        <w:tc>
          <w:tcPr>
            <w:tcW w:w="645" w:type="dxa"/>
            <w:vAlign w:val="center"/>
            <w:tcPrChange w:id="1929" w:author="杰" w:date="2025-08-27T17:13:32Z">
              <w:tcPr>
                <w:tcW w:w="645" w:type="dxa"/>
                <w:gridSpan w:val="2"/>
                <w:vAlign w:val="center"/>
                <w:tcPrChange w:id="1930" w:author="杰" w:date="2025-08-27T17:13:32Z">
                  <w:tcPr>
                    <w:tcW w:w="645" w:type="dxa"/>
                    <w:vAlign w:val="center"/>
                  </w:tcPr>
                </w:tcPrChange>
              </w:tcPr>
            </w:tcPrChange>
          </w:tcPr>
          <w:p w14:paraId="4CE44E2D">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1931" w:author="杰" w:date="2025-08-27T17:13:32Z">
              <w:tcPr>
                <w:tcW w:w="490" w:type="dxa"/>
                <w:gridSpan w:val="2"/>
                <w:vAlign w:val="center"/>
                <w:tcPrChange w:id="1932" w:author="杰" w:date="2025-08-27T17:13:32Z">
                  <w:tcPr>
                    <w:tcW w:w="490" w:type="dxa"/>
                    <w:vAlign w:val="center"/>
                  </w:tcPr>
                </w:tcPrChange>
              </w:tcPr>
            </w:tcPrChange>
          </w:tcPr>
          <w:p w14:paraId="34C9D9BB">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933" w:author="杰" w:date="2025-08-27T17:13:32Z">
              <w:tcPr>
                <w:tcW w:w="567" w:type="dxa"/>
                <w:gridSpan w:val="2"/>
                <w:vAlign w:val="center"/>
                <w:tcPrChange w:id="1934" w:author="杰" w:date="2025-08-27T17:13:32Z">
                  <w:tcPr>
                    <w:tcW w:w="567" w:type="dxa"/>
                    <w:vAlign w:val="center"/>
                  </w:tcPr>
                </w:tcPrChange>
              </w:tcPr>
            </w:tcPrChange>
          </w:tcPr>
          <w:p w14:paraId="2A59A23C">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935" w:author="杰" w:date="2025-08-27T17:13:32Z">
              <w:tcPr>
                <w:tcW w:w="567" w:type="dxa"/>
                <w:gridSpan w:val="2"/>
                <w:vAlign w:val="center"/>
                <w:tcPrChange w:id="1936" w:author="杰" w:date="2025-08-27T17:13:32Z">
                  <w:tcPr>
                    <w:tcW w:w="567" w:type="dxa"/>
                    <w:vAlign w:val="center"/>
                  </w:tcPr>
                </w:tcPrChange>
              </w:tcPr>
            </w:tcPrChange>
          </w:tcPr>
          <w:p w14:paraId="2C872F9B">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7</w:t>
            </w:r>
          </w:p>
        </w:tc>
        <w:tc>
          <w:tcPr>
            <w:tcW w:w="567" w:type="dxa"/>
            <w:vAlign w:val="center"/>
            <w:tcPrChange w:id="1937" w:author="杰" w:date="2025-08-27T17:13:32Z">
              <w:tcPr>
                <w:tcW w:w="567" w:type="dxa"/>
                <w:gridSpan w:val="2"/>
                <w:vAlign w:val="center"/>
                <w:tcPrChange w:id="1938" w:author="杰" w:date="2025-08-27T17:13:32Z">
                  <w:tcPr>
                    <w:tcW w:w="567" w:type="dxa"/>
                    <w:vAlign w:val="center"/>
                  </w:tcPr>
                </w:tcPrChange>
              </w:tcPr>
            </w:tcPrChange>
          </w:tcPr>
          <w:p w14:paraId="35EB3BB1">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939" w:author="杰" w:date="2025-08-27T17:13:32Z">
              <w:tcPr>
                <w:tcW w:w="846" w:type="dxa"/>
                <w:gridSpan w:val="2"/>
                <w:vAlign w:val="center"/>
                <w:tcPrChange w:id="1940" w:author="杰" w:date="2025-08-27T17:13:32Z">
                  <w:tcPr>
                    <w:tcW w:w="846" w:type="dxa"/>
                    <w:vAlign w:val="center"/>
                  </w:tcPr>
                </w:tcPrChange>
              </w:tcPr>
            </w:tcPrChange>
          </w:tcPr>
          <w:p w14:paraId="25105C7F">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1“新生入学前教育”</w:t>
            </w:r>
          </w:p>
        </w:tc>
      </w:tr>
      <w:tr w14:paraId="6738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41" w:author="杰" w:date="2025-08-27T17:13: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510" w:hRule="atLeast"/>
          <w:jc w:val="center"/>
          <w:trPrChange w:id="1941" w:author="杰" w:date="2025-08-27T17:13:32Z">
            <w:trPr>
              <w:gridBefore w:val="1"/>
              <w:wBefore w:w="80" w:type="dxa"/>
              <w:trHeight w:val="510" w:hRule="atLeast"/>
              <w:jc w:val="center"/>
            </w:trPr>
          </w:trPrChange>
        </w:trPr>
        <w:tc>
          <w:tcPr>
            <w:tcW w:w="1134" w:type="dxa"/>
            <w:vAlign w:val="center"/>
            <w:tcPrChange w:id="1942" w:author="杰" w:date="2025-08-27T17:13:32Z">
              <w:tcPr>
                <w:tcW w:w="1134" w:type="dxa"/>
                <w:gridSpan w:val="2"/>
                <w:vAlign w:val="center"/>
                <w:tcPrChange w:id="1943" w:author="杰" w:date="2025-08-27T17:13:32Z">
                  <w:tcPr>
                    <w:tcW w:w="1134" w:type="dxa"/>
                    <w:vAlign w:val="center"/>
                  </w:tcPr>
                </w:tcPrChange>
              </w:tcPr>
            </w:tcPrChange>
          </w:tcPr>
          <w:p w14:paraId="3119E731">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asciiTheme="minorEastAsia" w:hAnsiTheme="minorEastAsia" w:eastAsiaTheme="minorEastAsia"/>
                <w:color w:val="000000" w:themeColor="text1"/>
                <w:sz w:val="18"/>
                <w:szCs w:val="18"/>
                <w:highlight w:val="none"/>
                <w14:textFill>
                  <w14:solidFill>
                    <w14:schemeClr w14:val="tx1"/>
                  </w14:solidFill>
                </w14:textFill>
              </w:rPr>
              <w:t>623GTW001</w:t>
            </w:r>
          </w:p>
        </w:tc>
        <w:tc>
          <w:tcPr>
            <w:tcW w:w="4248" w:type="dxa"/>
            <w:vAlign w:val="center"/>
            <w:tcPrChange w:id="1944" w:author="杰" w:date="2025-08-27T17:13:32Z">
              <w:tcPr>
                <w:tcW w:w="4248" w:type="dxa"/>
                <w:gridSpan w:val="2"/>
                <w:vAlign w:val="center"/>
                <w:tcPrChange w:id="1945" w:author="杰" w:date="2025-08-27T17:13:32Z">
                  <w:tcPr>
                    <w:tcW w:w="4248" w:type="dxa"/>
                    <w:vAlign w:val="center"/>
                  </w:tcPr>
                </w:tcPrChange>
              </w:tcPr>
            </w:tcPrChange>
          </w:tcPr>
          <w:p w14:paraId="383EF2BB">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大学生劳动教育（网）</w:t>
            </w:r>
          </w:p>
          <w:p w14:paraId="310FF40A">
            <w:pPr>
              <w:autoSpaceDE w:val="0"/>
              <w:autoSpaceDN w:val="0"/>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 xml:space="preserve">Labor Education for College </w:t>
            </w:r>
            <w:r>
              <w:rPr>
                <w:rFonts w:hint="eastAsia" w:asciiTheme="minorEastAsia" w:hAnsiTheme="minorEastAsia" w:eastAsiaTheme="minorEastAsia"/>
                <w:color w:val="000000" w:themeColor="text1"/>
                <w:sz w:val="18"/>
                <w:szCs w:val="18"/>
                <w:highlight w:val="none"/>
                <w14:textFill>
                  <w14:solidFill>
                    <w14:schemeClr w14:val="tx1"/>
                  </w14:solidFill>
                </w14:textFill>
              </w:rPr>
              <w:t>Student</w:t>
            </w:r>
            <w:r>
              <w:rPr>
                <w:rFonts w:asciiTheme="minorEastAsia" w:hAnsiTheme="minorEastAsia" w:eastAsiaTheme="minorEastAsia"/>
                <w:color w:val="000000" w:themeColor="text1"/>
                <w:sz w:val="18"/>
                <w:szCs w:val="18"/>
                <w:highlight w:val="none"/>
                <w14:textFill>
                  <w14:solidFill>
                    <w14:schemeClr w14:val="tx1"/>
                  </w14:solidFill>
                </w14:textFill>
              </w:rPr>
              <w:t>s</w:t>
            </w:r>
            <w:r>
              <w:rPr>
                <w:rFonts w:hint="eastAsia" w:asciiTheme="minorEastAsia" w:hAnsiTheme="minorEastAsia" w:eastAsiaTheme="minorEastAsia"/>
                <w:color w:val="000000" w:themeColor="text1"/>
                <w:sz w:val="18"/>
                <w:szCs w:val="18"/>
                <w:highlight w:val="none"/>
                <w14:textFill>
                  <w14:solidFill>
                    <w14:schemeClr w14:val="tx1"/>
                  </w14:solidFill>
                </w14:textFill>
              </w:rPr>
              <w:t>（O</w:t>
            </w:r>
            <w:r>
              <w:rPr>
                <w:rFonts w:asciiTheme="minorEastAsia" w:hAnsiTheme="minorEastAsia" w:eastAsiaTheme="minorEastAsia"/>
                <w:color w:val="000000" w:themeColor="text1"/>
                <w:sz w:val="18"/>
                <w:szCs w:val="18"/>
                <w:highlight w:val="none"/>
                <w14:textFill>
                  <w14:solidFill>
                    <w14:schemeClr w14:val="tx1"/>
                  </w14:solidFill>
                </w14:textFill>
              </w:rPr>
              <w:t>L</w:t>
            </w:r>
            <w:r>
              <w:rPr>
                <w:rFonts w:hint="eastAsia" w:asciiTheme="minorEastAsia" w:hAnsiTheme="minorEastAsia" w:eastAsiaTheme="minorEastAsia"/>
                <w:color w:val="000000" w:themeColor="text1"/>
                <w:sz w:val="18"/>
                <w:szCs w:val="18"/>
                <w:highlight w:val="none"/>
                <w14:textFill>
                  <w14:solidFill>
                    <w14:schemeClr w14:val="tx1"/>
                  </w14:solidFill>
                </w14:textFill>
              </w:rPr>
              <w:t>）</w:t>
            </w:r>
          </w:p>
        </w:tc>
        <w:tc>
          <w:tcPr>
            <w:tcW w:w="645" w:type="dxa"/>
            <w:vAlign w:val="center"/>
            <w:tcPrChange w:id="1946" w:author="杰" w:date="2025-08-27T17:13:32Z">
              <w:tcPr>
                <w:tcW w:w="645" w:type="dxa"/>
                <w:gridSpan w:val="2"/>
                <w:vAlign w:val="center"/>
                <w:tcPrChange w:id="1947" w:author="杰" w:date="2025-08-27T17:13:32Z">
                  <w:tcPr>
                    <w:tcW w:w="645" w:type="dxa"/>
                    <w:vAlign w:val="center"/>
                  </w:tcPr>
                </w:tcPrChange>
              </w:tcPr>
            </w:tcPrChange>
          </w:tcPr>
          <w:p w14:paraId="4FD8D35A">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490" w:type="dxa"/>
            <w:vAlign w:val="center"/>
            <w:tcPrChange w:id="1948" w:author="杰" w:date="2025-08-27T17:13:32Z">
              <w:tcPr>
                <w:tcW w:w="490" w:type="dxa"/>
                <w:gridSpan w:val="2"/>
                <w:vAlign w:val="center"/>
                <w:tcPrChange w:id="1949" w:author="杰" w:date="2025-08-27T17:13:32Z">
                  <w:tcPr>
                    <w:tcW w:w="490" w:type="dxa"/>
                    <w:vAlign w:val="center"/>
                  </w:tcPr>
                </w:tcPrChange>
              </w:tcPr>
            </w:tcPrChange>
          </w:tcPr>
          <w:p w14:paraId="3C391E0E">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Change w:id="1950" w:author="杰" w:date="2025-08-27T17:13:32Z">
              <w:tcPr>
                <w:tcW w:w="567" w:type="dxa"/>
                <w:gridSpan w:val="2"/>
                <w:vAlign w:val="center"/>
                <w:tcPrChange w:id="1951" w:author="杰" w:date="2025-08-27T17:13:32Z">
                  <w:tcPr>
                    <w:tcW w:w="567" w:type="dxa"/>
                    <w:vAlign w:val="center"/>
                  </w:tcPr>
                </w:tcPrChange>
              </w:tcPr>
            </w:tcPrChange>
          </w:tcPr>
          <w:p w14:paraId="33B81FC5">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32</w:t>
            </w:r>
          </w:p>
        </w:tc>
        <w:tc>
          <w:tcPr>
            <w:tcW w:w="567" w:type="dxa"/>
            <w:vAlign w:val="center"/>
            <w:tcPrChange w:id="1952" w:author="杰" w:date="2025-08-27T17:13:32Z">
              <w:tcPr>
                <w:tcW w:w="567" w:type="dxa"/>
                <w:gridSpan w:val="2"/>
                <w:vAlign w:val="center"/>
                <w:tcPrChange w:id="1953" w:author="杰" w:date="2025-08-27T17:13:32Z">
                  <w:tcPr>
                    <w:tcW w:w="567" w:type="dxa"/>
                    <w:vAlign w:val="center"/>
                  </w:tcPr>
                </w:tcPrChange>
              </w:tcPr>
            </w:tcPrChange>
          </w:tcPr>
          <w:p w14:paraId="142A3893">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32</w:t>
            </w:r>
          </w:p>
        </w:tc>
        <w:tc>
          <w:tcPr>
            <w:tcW w:w="567" w:type="dxa"/>
            <w:vAlign w:val="center"/>
            <w:tcPrChange w:id="1954" w:author="杰" w:date="2025-08-27T17:13:32Z">
              <w:tcPr>
                <w:tcW w:w="567" w:type="dxa"/>
                <w:gridSpan w:val="2"/>
                <w:vAlign w:val="center"/>
                <w:tcPrChange w:id="1955" w:author="杰" w:date="2025-08-27T17:13:32Z">
                  <w:tcPr>
                    <w:tcW w:w="567" w:type="dxa"/>
                    <w:vAlign w:val="center"/>
                  </w:tcPr>
                </w:tcPrChange>
              </w:tcPr>
            </w:tcPrChange>
          </w:tcPr>
          <w:p w14:paraId="79E2B161">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846" w:type="dxa"/>
            <w:vAlign w:val="center"/>
            <w:tcPrChange w:id="1956" w:author="杰" w:date="2025-08-27T17:13:32Z">
              <w:tcPr>
                <w:tcW w:w="846" w:type="dxa"/>
                <w:gridSpan w:val="2"/>
                <w:vAlign w:val="center"/>
                <w:tcPrChange w:id="1957" w:author="杰" w:date="2025-08-27T17:13:32Z">
                  <w:tcPr>
                    <w:tcW w:w="846" w:type="dxa"/>
                    <w:vAlign w:val="center"/>
                  </w:tcPr>
                </w:tcPrChange>
              </w:tcPr>
            </w:tcPrChange>
          </w:tcPr>
          <w:p w14:paraId="4E529479">
            <w:pPr>
              <w:autoSpaceDE w:val="0"/>
              <w:autoSpaceDN w:val="0"/>
              <w:adjustRightInd w:val="0"/>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1“新生入学前教育”</w:t>
            </w:r>
          </w:p>
        </w:tc>
      </w:tr>
    </w:tbl>
    <w:p w14:paraId="0A07BEF1">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2.通识通选课</w:t>
      </w:r>
      <w:r>
        <w:rPr>
          <w:rFonts w:ascii="黑体" w:eastAsia="黑体"/>
          <w:bCs/>
          <w:color w:val="000000" w:themeColor="text1"/>
          <w:sz w:val="24"/>
          <w:highlight w:val="none"/>
          <w14:textFill>
            <w14:solidFill>
              <w14:schemeClr w14:val="tx1"/>
            </w14:solidFill>
          </w14:textFill>
        </w:rPr>
        <w:t>（</w:t>
      </w:r>
      <w:r>
        <w:rPr>
          <w:rFonts w:hint="eastAsia" w:ascii="黑体" w:eastAsia="黑体"/>
          <w:bCs/>
          <w:color w:val="000000" w:themeColor="text1"/>
          <w:sz w:val="24"/>
          <w:highlight w:val="none"/>
          <w14:textFill>
            <w14:solidFill>
              <w14:schemeClr w14:val="tx1"/>
            </w14:solidFill>
          </w14:textFill>
        </w:rPr>
        <w:t>最低修读8学分</w:t>
      </w:r>
      <w:r>
        <w:rPr>
          <w:rFonts w:ascii="黑体" w:eastAsia="黑体"/>
          <w:bCs/>
          <w:color w:val="000000" w:themeColor="text1"/>
          <w:sz w:val="24"/>
          <w:highlight w:val="none"/>
          <w14:textFill>
            <w14:solidFill>
              <w14:schemeClr w14:val="tx1"/>
            </w14:solidFill>
          </w14:textFill>
        </w:rPr>
        <w:t>）</w:t>
      </w:r>
    </w:p>
    <w:tbl>
      <w:tblPr>
        <w:tblStyle w:val="15"/>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092"/>
      </w:tblGrid>
      <w:tr w14:paraId="1897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6C791E0C">
            <w:pPr>
              <w:autoSpaceDE w:val="0"/>
              <w:autoSpaceDN w:val="0"/>
              <w:adjustRightInd w:val="0"/>
              <w:spacing w:line="360" w:lineRule="auto"/>
              <w:jc w:val="center"/>
              <w:rPr>
                <w:rFonts w:ascii="宋体" w:hAnsi="宋体"/>
                <w:b/>
                <w:color w:val="000000" w:themeColor="text1"/>
                <w:sz w:val="18"/>
                <w:highlight w:val="none"/>
                <w14:textFill>
                  <w14:solidFill>
                    <w14:schemeClr w14:val="tx1"/>
                  </w14:solidFill>
                </w14:textFill>
              </w:rPr>
            </w:pPr>
            <w:r>
              <w:rPr>
                <w:rFonts w:hint="eastAsia" w:ascii="宋体" w:hAnsi="宋体"/>
                <w:b/>
                <w:color w:val="000000" w:themeColor="text1"/>
                <w:sz w:val="18"/>
                <w:highlight w:val="none"/>
                <w14:textFill>
                  <w14:solidFill>
                    <w14:schemeClr w14:val="tx1"/>
                  </w14:solidFill>
                </w14:textFill>
              </w:rPr>
              <w:t>课程设置清单</w:t>
            </w:r>
          </w:p>
        </w:tc>
        <w:tc>
          <w:tcPr>
            <w:tcW w:w="7092" w:type="dxa"/>
            <w:vAlign w:val="center"/>
          </w:tcPr>
          <w:p w14:paraId="4DABB737">
            <w:pPr>
              <w:autoSpaceDE w:val="0"/>
              <w:autoSpaceDN w:val="0"/>
              <w:adjustRightInd w:val="0"/>
              <w:snapToGrid w:val="0"/>
              <w:rPr>
                <w:rFonts w:ascii="宋体" w:hAnsi="宋体"/>
                <w:color w:val="000000" w:themeColor="text1"/>
                <w:sz w:val="18"/>
                <w:highlight w:val="none"/>
                <w14:textFill>
                  <w14:solidFill>
                    <w14:schemeClr w14:val="tx1"/>
                  </w14:solidFill>
                </w14:textFill>
              </w:rPr>
            </w:pPr>
            <w:r>
              <w:rPr>
                <w:rFonts w:hint="eastAsia" w:ascii="宋体" w:hAnsi="宋体"/>
                <w:color w:val="000000" w:themeColor="text1"/>
                <w:sz w:val="18"/>
                <w:highlight w:val="none"/>
                <w14:textFill>
                  <w14:solidFill>
                    <w14:schemeClr w14:val="tx1"/>
                  </w14:solidFill>
                </w14:textFill>
              </w:rPr>
              <w:t>1</w:t>
            </w:r>
            <w:r>
              <w:rPr>
                <w:rFonts w:ascii="宋体" w:hAnsi="宋体"/>
                <w:color w:val="000000" w:themeColor="text1"/>
                <w:sz w:val="18"/>
                <w:highlight w:val="none"/>
                <w14:textFill>
                  <w14:solidFill>
                    <w14:schemeClr w14:val="tx1"/>
                  </w14:solidFill>
                </w14:textFill>
              </w:rPr>
              <w:t>.</w:t>
            </w:r>
            <w:r>
              <w:rPr>
                <w:rFonts w:hint="eastAsia" w:ascii="宋体" w:hAnsi="宋体"/>
                <w:color w:val="000000" w:themeColor="text1"/>
                <w:sz w:val="18"/>
                <w:highlight w:val="none"/>
                <w14:textFill>
                  <w14:solidFill>
                    <w14:schemeClr w14:val="tx1"/>
                  </w14:solidFill>
                </w14:textFill>
              </w:rPr>
              <w:t>详见《河北大学通识教育课程（通识通选课）一览表》；</w:t>
            </w:r>
          </w:p>
          <w:p w14:paraId="4CC33342">
            <w:pPr>
              <w:autoSpaceDE w:val="0"/>
              <w:autoSpaceDN w:val="0"/>
              <w:adjustRightInd w:val="0"/>
              <w:snapToGrid w:val="0"/>
              <w:rPr>
                <w:rFonts w:ascii="宋体" w:hAnsi="宋体"/>
                <w:color w:val="000000" w:themeColor="text1"/>
                <w:sz w:val="18"/>
                <w:highlight w:val="none"/>
                <w14:textFill>
                  <w14:solidFill>
                    <w14:schemeClr w14:val="tx1"/>
                  </w14:solidFill>
                </w14:textFill>
              </w:rPr>
            </w:pPr>
            <w:r>
              <w:rPr>
                <w:rFonts w:hint="eastAsia" w:ascii="宋体" w:hAnsi="宋体"/>
                <w:color w:val="000000" w:themeColor="text1"/>
                <w:sz w:val="18"/>
                <w:highlight w:val="none"/>
                <w14:textFill>
                  <w14:solidFill>
                    <w14:schemeClr w14:val="tx1"/>
                  </w14:solidFill>
                </w14:textFill>
              </w:rPr>
              <w:t>2</w:t>
            </w:r>
            <w:r>
              <w:rPr>
                <w:rFonts w:ascii="宋体" w:hAnsi="宋体"/>
                <w:color w:val="000000" w:themeColor="text1"/>
                <w:sz w:val="18"/>
                <w:highlight w:val="none"/>
                <w14:textFill>
                  <w14:solidFill>
                    <w14:schemeClr w14:val="tx1"/>
                  </w14:solidFill>
                </w14:textFill>
              </w:rPr>
              <w:t>.</w:t>
            </w:r>
            <w:r>
              <w:rPr>
                <w:rFonts w:hint="eastAsia" w:ascii="宋体" w:hAnsi="宋体"/>
                <w:color w:val="000000" w:themeColor="text1"/>
                <w:sz w:val="18"/>
                <w:highlight w:val="none"/>
                <w14:textFill>
                  <w14:solidFill>
                    <w14:schemeClr w14:val="tx1"/>
                  </w14:solidFill>
                </w14:textFill>
              </w:rPr>
              <w:t>详见《河北大学通识教育网络课程（T</w:t>
            </w:r>
            <w:r>
              <w:rPr>
                <w:rFonts w:ascii="宋体" w:hAnsi="宋体"/>
                <w:color w:val="000000" w:themeColor="text1"/>
                <w:sz w:val="18"/>
                <w:highlight w:val="none"/>
                <w14:textFill>
                  <w14:solidFill>
                    <w14:schemeClr w14:val="tx1"/>
                  </w14:solidFill>
                </w14:textFill>
              </w:rPr>
              <w:t>W</w:t>
            </w:r>
            <w:r>
              <w:rPr>
                <w:rFonts w:hint="eastAsia" w:ascii="宋体" w:hAnsi="宋体"/>
                <w:color w:val="000000" w:themeColor="text1"/>
                <w:sz w:val="18"/>
                <w:highlight w:val="none"/>
                <w14:textFill>
                  <w14:solidFill>
                    <w14:schemeClr w14:val="tx1"/>
                  </w14:solidFill>
                </w14:textFill>
              </w:rPr>
              <w:t>课程）一览表》。</w:t>
            </w:r>
          </w:p>
        </w:tc>
      </w:tr>
      <w:tr w14:paraId="2C9A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80" w:type="dxa"/>
            <w:vAlign w:val="center"/>
          </w:tcPr>
          <w:p w14:paraId="1A0A91BA">
            <w:pPr>
              <w:autoSpaceDE w:val="0"/>
              <w:autoSpaceDN w:val="0"/>
              <w:adjustRightInd w:val="0"/>
              <w:spacing w:line="360" w:lineRule="auto"/>
              <w:jc w:val="center"/>
              <w:rPr>
                <w:rFonts w:ascii="宋体" w:hAnsi="宋体"/>
                <w:b/>
                <w:color w:val="000000" w:themeColor="text1"/>
                <w:sz w:val="18"/>
                <w:highlight w:val="none"/>
                <w14:textFill>
                  <w14:solidFill>
                    <w14:schemeClr w14:val="tx1"/>
                  </w14:solidFill>
                </w14:textFill>
              </w:rPr>
            </w:pPr>
            <w:r>
              <w:rPr>
                <w:rFonts w:hint="eastAsia" w:ascii="宋体" w:hAnsi="宋体"/>
                <w:b/>
                <w:color w:val="000000" w:themeColor="text1"/>
                <w:sz w:val="18"/>
                <w:highlight w:val="none"/>
                <w14:textFill>
                  <w14:solidFill>
                    <w14:schemeClr w14:val="tx1"/>
                  </w14:solidFill>
                </w14:textFill>
              </w:rPr>
              <w:t>学校修读建议</w:t>
            </w:r>
          </w:p>
        </w:tc>
        <w:tc>
          <w:tcPr>
            <w:tcW w:w="7092" w:type="dxa"/>
            <w:vAlign w:val="center"/>
          </w:tcPr>
          <w:p w14:paraId="04C26363">
            <w:pPr>
              <w:autoSpaceDE w:val="0"/>
              <w:autoSpaceDN w:val="0"/>
              <w:adjustRightInd w:val="0"/>
              <w:snapToGrid w:val="0"/>
              <w:rPr>
                <w:rFonts w:ascii="宋体" w:hAnsi="宋体"/>
                <w:color w:val="000000" w:themeColor="text1"/>
                <w:sz w:val="18"/>
                <w:highlight w:val="none"/>
                <w14:textFill>
                  <w14:solidFill>
                    <w14:schemeClr w14:val="tx1"/>
                  </w14:solidFill>
                </w14:textFill>
              </w:rPr>
            </w:pPr>
            <w:r>
              <w:rPr>
                <w:rFonts w:hint="eastAsia" w:ascii="宋体" w:hAnsi="宋体"/>
                <w:color w:val="000000" w:themeColor="text1"/>
                <w:sz w:val="18"/>
                <w:highlight w:val="none"/>
                <w14:textFill>
                  <w14:solidFill>
                    <w14:schemeClr w14:val="tx1"/>
                  </w14:solidFill>
                </w14:textFill>
              </w:rPr>
              <w:t>1</w:t>
            </w:r>
            <w:r>
              <w:rPr>
                <w:rFonts w:ascii="宋体" w:hAnsi="宋体"/>
                <w:color w:val="000000" w:themeColor="text1"/>
                <w:sz w:val="18"/>
                <w:highlight w:val="none"/>
                <w14:textFill>
                  <w14:solidFill>
                    <w14:schemeClr w14:val="tx1"/>
                  </w14:solidFill>
                </w14:textFill>
              </w:rPr>
              <w:t>.</w:t>
            </w:r>
            <w:r>
              <w:rPr>
                <w:rFonts w:hint="eastAsia" w:ascii="宋体" w:hAnsi="宋体"/>
                <w:color w:val="000000" w:themeColor="text1"/>
                <w:sz w:val="18"/>
                <w:highlight w:val="none"/>
                <w14:textFill>
                  <w14:solidFill>
                    <w14:schemeClr w14:val="tx1"/>
                  </w14:solidFill>
                </w14:textFill>
              </w:rPr>
              <w:t>建议修读《中共党史》《新中国史》《改革开放史》《社会主义发展史》等课程；</w:t>
            </w:r>
          </w:p>
          <w:p w14:paraId="2F877825">
            <w:pPr>
              <w:autoSpaceDE w:val="0"/>
              <w:autoSpaceDN w:val="0"/>
              <w:adjustRightInd w:val="0"/>
              <w:snapToGrid w:val="0"/>
              <w:rPr>
                <w:rFonts w:ascii="宋体" w:hAnsi="宋体"/>
                <w:color w:val="000000" w:themeColor="text1"/>
                <w:sz w:val="18"/>
                <w:highlight w:val="none"/>
                <w14:textFill>
                  <w14:solidFill>
                    <w14:schemeClr w14:val="tx1"/>
                  </w14:solidFill>
                </w14:textFill>
              </w:rPr>
            </w:pPr>
            <w:r>
              <w:rPr>
                <w:rFonts w:hint="eastAsia" w:ascii="宋体" w:hAnsi="宋体"/>
                <w:color w:val="000000" w:themeColor="text1"/>
                <w:sz w:val="18"/>
                <w:highlight w:val="none"/>
                <w14:textFill>
                  <w14:solidFill>
                    <w14:schemeClr w14:val="tx1"/>
                  </w14:solidFill>
                </w14:textFill>
              </w:rPr>
              <w:t>2</w:t>
            </w:r>
            <w:r>
              <w:rPr>
                <w:rFonts w:ascii="宋体" w:hAnsi="宋体"/>
                <w:color w:val="000000" w:themeColor="text1"/>
                <w:sz w:val="18"/>
                <w:highlight w:val="none"/>
                <w14:textFill>
                  <w14:solidFill>
                    <w14:schemeClr w14:val="tx1"/>
                  </w14:solidFill>
                </w14:textFill>
              </w:rPr>
              <w:t>.</w:t>
            </w:r>
            <w:r>
              <w:rPr>
                <w:rFonts w:hint="eastAsia" w:ascii="宋体" w:hAnsi="宋体"/>
                <w:color w:val="000000" w:themeColor="text1"/>
                <w:sz w:val="18"/>
                <w:highlight w:val="none"/>
                <w14:textFill>
                  <w14:solidFill>
                    <w14:schemeClr w14:val="tx1"/>
                  </w14:solidFill>
                </w14:textFill>
              </w:rPr>
              <w:t>建议修读《大学生心理健康教育（网）》《</w:t>
            </w:r>
            <w:r>
              <w:rPr>
                <w:rFonts w:hint="eastAsia" w:asciiTheme="minorEastAsia" w:hAnsiTheme="minorEastAsia" w:eastAsiaTheme="minorEastAsia"/>
                <w:color w:val="000000" w:themeColor="text1"/>
                <w:sz w:val="18"/>
                <w:szCs w:val="18"/>
                <w:highlight w:val="none"/>
                <w14:textFill>
                  <w14:solidFill>
                    <w14:schemeClr w14:val="tx1"/>
                  </w14:solidFill>
                </w14:textFill>
              </w:rPr>
              <w:t>大学生劳动教育（网）</w:t>
            </w:r>
            <w:r>
              <w:rPr>
                <w:rFonts w:hint="eastAsia" w:ascii="宋体" w:hAnsi="宋体"/>
                <w:color w:val="000000" w:themeColor="text1"/>
                <w:sz w:val="18"/>
                <w:highlight w:val="none"/>
                <w14:textFill>
                  <w14:solidFill>
                    <w14:schemeClr w14:val="tx1"/>
                  </w14:solidFill>
                </w14:textFill>
              </w:rPr>
              <w:t>》等课程；</w:t>
            </w:r>
          </w:p>
          <w:p w14:paraId="728EF346">
            <w:pPr>
              <w:autoSpaceDE w:val="0"/>
              <w:autoSpaceDN w:val="0"/>
              <w:adjustRightInd w:val="0"/>
              <w:snapToGrid w:val="0"/>
              <w:rPr>
                <w:rFonts w:ascii="宋体" w:hAnsi="宋体"/>
                <w:color w:val="000000" w:themeColor="text1"/>
                <w:sz w:val="18"/>
                <w:highlight w:val="none"/>
                <w14:textFill>
                  <w14:solidFill>
                    <w14:schemeClr w14:val="tx1"/>
                  </w14:solidFill>
                </w14:textFill>
              </w:rPr>
            </w:pPr>
            <w:r>
              <w:rPr>
                <w:rFonts w:ascii="宋体" w:hAnsi="宋体"/>
                <w:color w:val="000000" w:themeColor="text1"/>
                <w:sz w:val="18"/>
                <w:highlight w:val="none"/>
                <w14:textFill>
                  <w14:solidFill>
                    <w14:schemeClr w14:val="tx1"/>
                  </w14:solidFill>
                </w14:textFill>
              </w:rPr>
              <w:t>3.</w:t>
            </w:r>
            <w:r>
              <w:rPr>
                <w:rFonts w:hint="eastAsia" w:ascii="宋体" w:hAnsi="宋体"/>
                <w:color w:val="000000" w:themeColor="text1"/>
                <w:sz w:val="18"/>
                <w:highlight w:val="none"/>
                <w14:textFill>
                  <w14:solidFill>
                    <w14:schemeClr w14:val="tx1"/>
                  </w14:solidFill>
                </w14:textFill>
              </w:rPr>
              <w:t>建议根据兴趣修读通识教育网络课程（T</w:t>
            </w:r>
            <w:r>
              <w:rPr>
                <w:rFonts w:ascii="宋体" w:hAnsi="宋体"/>
                <w:color w:val="000000" w:themeColor="text1"/>
                <w:sz w:val="18"/>
                <w:highlight w:val="none"/>
                <w14:textFill>
                  <w14:solidFill>
                    <w14:schemeClr w14:val="tx1"/>
                  </w14:solidFill>
                </w14:textFill>
              </w:rPr>
              <w:t>W</w:t>
            </w:r>
            <w:r>
              <w:rPr>
                <w:rFonts w:hint="eastAsia" w:ascii="宋体" w:hAnsi="宋体"/>
                <w:color w:val="000000" w:themeColor="text1"/>
                <w:sz w:val="18"/>
                <w:highlight w:val="none"/>
                <w14:textFill>
                  <w14:solidFill>
                    <w14:schemeClr w14:val="tx1"/>
                  </w14:solidFill>
                </w14:textFill>
              </w:rPr>
              <w:t>课程）。</w:t>
            </w:r>
          </w:p>
        </w:tc>
      </w:tr>
      <w:tr w14:paraId="6B03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63FD3A1E">
            <w:pPr>
              <w:autoSpaceDE w:val="0"/>
              <w:autoSpaceDN w:val="0"/>
              <w:adjustRightInd w:val="0"/>
              <w:spacing w:line="360" w:lineRule="auto"/>
              <w:jc w:val="center"/>
              <w:rPr>
                <w:rFonts w:ascii="宋体" w:hAnsi="宋体"/>
                <w:b/>
                <w:color w:val="000000" w:themeColor="text1"/>
                <w:sz w:val="18"/>
                <w:highlight w:val="none"/>
                <w14:textFill>
                  <w14:solidFill>
                    <w14:schemeClr w14:val="tx1"/>
                  </w14:solidFill>
                </w14:textFill>
              </w:rPr>
            </w:pPr>
            <w:r>
              <w:rPr>
                <w:rFonts w:hint="eastAsia" w:ascii="宋体" w:hAnsi="宋体"/>
                <w:b/>
                <w:color w:val="000000" w:themeColor="text1"/>
                <w:sz w:val="18"/>
                <w:highlight w:val="none"/>
                <w14:textFill>
                  <w14:solidFill>
                    <w14:schemeClr w14:val="tx1"/>
                  </w14:solidFill>
                </w14:textFill>
              </w:rPr>
              <w:t>专业修读建议</w:t>
            </w:r>
          </w:p>
        </w:tc>
        <w:tc>
          <w:tcPr>
            <w:tcW w:w="7092" w:type="dxa"/>
            <w:vAlign w:val="center"/>
          </w:tcPr>
          <w:p w14:paraId="2F4DC653">
            <w:pPr>
              <w:autoSpaceDE w:val="0"/>
              <w:autoSpaceDN w:val="0"/>
              <w:adjustRightInd w:val="0"/>
              <w:snapToGrid w:val="0"/>
              <w:rPr>
                <w:rFonts w:ascii="宋体" w:hAnsi="宋体"/>
                <w:color w:val="000000" w:themeColor="text1"/>
                <w:sz w:val="18"/>
                <w:highlight w:val="none"/>
                <w14:textFill>
                  <w14:solidFill>
                    <w14:schemeClr w14:val="tx1"/>
                  </w14:solidFill>
                </w14:textFill>
              </w:rPr>
            </w:pPr>
            <w:r>
              <w:rPr>
                <w:rFonts w:hint="eastAsia" w:ascii="宋体" w:hAnsi="宋体"/>
                <w:color w:val="000000" w:themeColor="text1"/>
                <w:sz w:val="18"/>
                <w:highlight w:val="none"/>
                <w14:textFill>
                  <w14:solidFill>
                    <w14:schemeClr w14:val="tx1"/>
                  </w14:solidFill>
                </w14:textFill>
              </w:rPr>
              <w:t>根据专业认证要求，要求修读人文科学与艺术课程2学分</w:t>
            </w:r>
          </w:p>
        </w:tc>
      </w:tr>
    </w:tbl>
    <w:p w14:paraId="1A932467">
      <w:pPr>
        <w:autoSpaceDE w:val="0"/>
        <w:autoSpaceDN w:val="0"/>
        <w:adjustRightInd w:val="0"/>
        <w:spacing w:line="360" w:lineRule="auto"/>
        <w:ind w:firstLine="480" w:firstLineChars="200"/>
        <w:rPr>
          <w:rFonts w:hint="eastAsia" w:ascii="黑体" w:eastAsia="黑体"/>
          <w:bCs/>
          <w:color w:val="000000" w:themeColor="text1"/>
          <w:sz w:val="24"/>
          <w:highlight w:val="none"/>
          <w14:textFill>
            <w14:solidFill>
              <w14:schemeClr w14:val="tx1"/>
            </w14:solidFill>
          </w14:textFill>
        </w:rPr>
      </w:pPr>
    </w:p>
    <w:p w14:paraId="7DE35C7C">
      <w:pPr>
        <w:autoSpaceDE w:val="0"/>
        <w:autoSpaceDN w:val="0"/>
        <w:adjustRightInd w:val="0"/>
        <w:spacing w:line="360" w:lineRule="auto"/>
        <w:ind w:firstLine="480" w:firstLineChars="200"/>
        <w:rPr>
          <w:rFonts w:hint="eastAsia" w:ascii="黑体" w:eastAsia="黑体"/>
          <w:bCs/>
          <w:color w:val="000000" w:themeColor="text1"/>
          <w:sz w:val="24"/>
          <w:highlight w:val="none"/>
          <w14:textFill>
            <w14:solidFill>
              <w14:schemeClr w14:val="tx1"/>
            </w14:solidFill>
          </w14:textFill>
        </w:rPr>
      </w:pPr>
    </w:p>
    <w:p w14:paraId="70F073CB">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（二）学科基础课程（共修读</w:t>
      </w:r>
      <w:del w:id="1958" w:author="杰" w:date="2025-08-27T17:09:32Z">
        <w:r>
          <w:rPr>
            <w:rFonts w:hint="eastAsia" w:ascii="黑体" w:eastAsia="黑体"/>
            <w:bCs/>
            <w:color w:val="auto"/>
            <w:sz w:val="24"/>
            <w:highlight w:val="none"/>
            <w:lang w:val="en-US" w:eastAsia="zh-CN"/>
          </w:rPr>
          <w:delText>55</w:delText>
        </w:r>
      </w:del>
      <w:ins w:id="1959" w:author="杰" w:date="2025-08-27T17:09:32Z">
        <w:r>
          <w:rPr>
            <w:rFonts w:hint="eastAsia" w:ascii="黑体" w:eastAsia="黑体"/>
            <w:bCs/>
            <w:color w:val="000000" w:themeColor="text1"/>
            <w:sz w:val="24"/>
            <w:highlight w:val="none"/>
            <w:lang w:val="en-US" w:eastAsia="zh-CN"/>
            <w14:textFill>
              <w14:solidFill>
                <w14:schemeClr w14:val="tx1"/>
              </w14:solidFill>
            </w14:textFill>
          </w:rPr>
          <w:t>52</w:t>
        </w:r>
      </w:ins>
      <w:r>
        <w:rPr>
          <w:rFonts w:hint="eastAsia" w:ascii="黑体" w:eastAsia="黑体"/>
          <w:bCs/>
          <w:color w:val="000000" w:themeColor="text1"/>
          <w:sz w:val="24"/>
          <w:highlight w:val="none"/>
          <w14:textFill>
            <w14:solidFill>
              <w14:schemeClr w14:val="tx1"/>
            </w14:solidFill>
          </w14:textFill>
        </w:rPr>
        <w:t>学分，其中实践实验环节修读1</w:t>
      </w:r>
      <w:r>
        <w:rPr>
          <w:rFonts w:hint="eastAsia" w:ascii="黑体" w:eastAsia="黑体"/>
          <w:bCs/>
          <w:color w:val="000000" w:themeColor="text1"/>
          <w:sz w:val="24"/>
          <w:highlight w:val="none"/>
          <w:lang w:val="en-US" w:eastAsia="zh-CN"/>
          <w14:textFill>
            <w14:solidFill>
              <w14:schemeClr w14:val="tx1"/>
            </w14:solidFill>
          </w14:textFill>
        </w:rPr>
        <w:t>5</w:t>
      </w:r>
      <w:r>
        <w:rPr>
          <w:rFonts w:hint="eastAsia" w:ascii="黑体" w:eastAsia="黑体"/>
          <w:bCs/>
          <w:color w:val="000000" w:themeColor="text1"/>
          <w:sz w:val="24"/>
          <w:highlight w:val="none"/>
          <w14:textFill>
            <w14:solidFill>
              <w14:schemeClr w14:val="tx1"/>
            </w14:solidFill>
          </w14:textFill>
        </w:rPr>
        <w:t>.5学分）</w:t>
      </w:r>
    </w:p>
    <w:p w14:paraId="0E79A38D">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1.学科核心课（共修读</w:t>
      </w:r>
      <w:del w:id="1960" w:author="杰" w:date="2025-08-27T17:09:32Z">
        <w:r>
          <w:rPr>
            <w:rFonts w:hint="eastAsia" w:ascii="黑体" w:eastAsia="黑体"/>
            <w:bCs/>
            <w:color w:val="auto"/>
            <w:sz w:val="24"/>
            <w:highlight w:val="none"/>
          </w:rPr>
          <w:delText>3</w:delText>
        </w:r>
      </w:del>
      <w:del w:id="1961" w:author="杰" w:date="2025-08-27T17:09:32Z">
        <w:r>
          <w:rPr>
            <w:rFonts w:hint="eastAsia" w:ascii="黑体" w:eastAsia="黑体"/>
            <w:bCs/>
            <w:color w:val="auto"/>
            <w:sz w:val="24"/>
            <w:highlight w:val="none"/>
            <w:lang w:val="en-US" w:eastAsia="zh-CN"/>
          </w:rPr>
          <w:delText>1</w:delText>
        </w:r>
      </w:del>
      <w:ins w:id="1962" w:author="杰" w:date="2025-08-27T17:09:32Z">
        <w:r>
          <w:rPr>
            <w:rFonts w:hint="eastAsia" w:ascii="黑体" w:eastAsia="黑体"/>
            <w:bCs/>
            <w:color w:val="000000" w:themeColor="text1"/>
            <w:sz w:val="24"/>
            <w:highlight w:val="none"/>
            <w:lang w:val="en-US" w:eastAsia="zh-CN"/>
            <w14:textFill>
              <w14:solidFill>
                <w14:schemeClr w14:val="tx1"/>
              </w14:solidFill>
            </w14:textFill>
          </w:rPr>
          <w:t>28</w:t>
        </w:r>
      </w:ins>
      <w:r>
        <w:rPr>
          <w:rFonts w:hint="eastAsia" w:ascii="黑体" w:eastAsia="黑体"/>
          <w:bCs/>
          <w:color w:val="000000" w:themeColor="text1"/>
          <w:sz w:val="24"/>
          <w:highlight w:val="none"/>
          <w:lang w:val="en-US" w:eastAsia="zh-CN"/>
          <w14:textFill>
            <w14:solidFill>
              <w14:schemeClr w14:val="tx1"/>
            </w14:solidFill>
          </w14:textFill>
        </w:rPr>
        <w:t>.5</w:t>
      </w:r>
      <w:r>
        <w:rPr>
          <w:rFonts w:hint="eastAsia" w:ascii="黑体" w:eastAsia="黑体"/>
          <w:bCs/>
          <w:color w:val="000000" w:themeColor="text1"/>
          <w:sz w:val="24"/>
          <w:highlight w:val="none"/>
          <w14:textFill>
            <w14:solidFill>
              <w14:schemeClr w14:val="tx1"/>
            </w14:solidFill>
          </w14:textFill>
        </w:rPr>
        <w:t>学分，其中实践实验环节修读</w:t>
      </w:r>
      <w:r>
        <w:rPr>
          <w:rFonts w:hint="eastAsia" w:ascii="黑体" w:eastAsia="黑体"/>
          <w:bCs/>
          <w:color w:val="000000" w:themeColor="text1"/>
          <w:sz w:val="24"/>
          <w:highlight w:val="none"/>
          <w:lang w:val="en-US" w:eastAsia="zh-CN"/>
          <w14:textFill>
            <w14:solidFill>
              <w14:schemeClr w14:val="tx1"/>
            </w14:solidFill>
          </w14:textFill>
        </w:rPr>
        <w:t>3</w:t>
      </w:r>
      <w:r>
        <w:rPr>
          <w:rFonts w:hint="eastAsia" w:ascii="黑体" w:eastAsia="黑体"/>
          <w:bCs/>
          <w:color w:val="000000" w:themeColor="text1"/>
          <w:sz w:val="24"/>
          <w:highlight w:val="none"/>
          <w14:textFill>
            <w14:solidFill>
              <w14:schemeClr w14:val="tx1"/>
            </w14:solidFill>
          </w14:textFill>
        </w:rPr>
        <w:t>.5学分）</w:t>
      </w:r>
    </w:p>
    <w:tbl>
      <w:tblPr>
        <w:tblStyle w:val="14"/>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
        <w:gridCol w:w="1054"/>
        <w:gridCol w:w="80"/>
        <w:gridCol w:w="4455"/>
        <w:gridCol w:w="80"/>
        <w:gridCol w:w="545"/>
        <w:gridCol w:w="80"/>
        <w:gridCol w:w="430"/>
        <w:gridCol w:w="80"/>
        <w:gridCol w:w="345"/>
        <w:gridCol w:w="80"/>
        <w:gridCol w:w="568"/>
        <w:gridCol w:w="80"/>
        <w:gridCol w:w="548"/>
        <w:gridCol w:w="80"/>
        <w:gridCol w:w="487"/>
        <w:gridCol w:w="80"/>
      </w:tblGrid>
      <w:tr w14:paraId="69B0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80" w:hRule="atLeast"/>
          <w:tblHeader/>
          <w:jc w:val="center"/>
        </w:trPr>
        <w:tc>
          <w:tcPr>
            <w:tcW w:w="1134" w:type="dxa"/>
            <w:gridSpan w:val="2"/>
            <w:vMerge w:val="restart"/>
            <w:tcMar>
              <w:top w:w="57" w:type="dxa"/>
              <w:left w:w="28" w:type="dxa"/>
              <w:bottom w:w="57" w:type="dxa"/>
              <w:right w:w="28" w:type="dxa"/>
            </w:tcMar>
            <w:vAlign w:val="center"/>
          </w:tcPr>
          <w:p w14:paraId="43574ABE">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课程号</w:t>
            </w:r>
          </w:p>
        </w:tc>
        <w:tc>
          <w:tcPr>
            <w:tcW w:w="4535" w:type="dxa"/>
            <w:gridSpan w:val="2"/>
            <w:vMerge w:val="restart"/>
            <w:vAlign w:val="center"/>
          </w:tcPr>
          <w:p w14:paraId="4C512684">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课程名称</w:t>
            </w:r>
          </w:p>
          <w:p w14:paraId="33892B95">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asciiTheme="minorEastAsia" w:hAnsiTheme="minorEastAsia" w:eastAsiaTheme="minorEastAsia"/>
                <w:b/>
                <w:color w:val="000000" w:themeColor="text1"/>
                <w:sz w:val="18"/>
                <w:szCs w:val="18"/>
                <w:highlight w:val="none"/>
                <w14:textFill>
                  <w14:solidFill>
                    <w14:schemeClr w14:val="tx1"/>
                  </w14:solidFill>
                </w14:textFill>
              </w:rPr>
              <w:t>Courses Name</w:t>
            </w:r>
          </w:p>
        </w:tc>
        <w:tc>
          <w:tcPr>
            <w:tcW w:w="625" w:type="dxa"/>
            <w:gridSpan w:val="2"/>
            <w:vMerge w:val="restart"/>
            <w:vAlign w:val="center"/>
          </w:tcPr>
          <w:p w14:paraId="6F9FCDD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考核</w:t>
            </w:r>
          </w:p>
          <w:p w14:paraId="36208F1A">
            <w:pPr>
              <w:snapToGrid w:val="0"/>
              <w:ind w:left="-105" w:leftChars="-50" w:right="-105" w:rightChars="-50" w:firstLine="6"/>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类型</w:t>
            </w:r>
          </w:p>
        </w:tc>
        <w:tc>
          <w:tcPr>
            <w:tcW w:w="510" w:type="dxa"/>
            <w:gridSpan w:val="2"/>
            <w:vMerge w:val="restart"/>
            <w:vAlign w:val="center"/>
          </w:tcPr>
          <w:p w14:paraId="5CD09D1E">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kern w:val="0"/>
                <w:sz w:val="18"/>
                <w:szCs w:val="18"/>
                <w:highlight w:val="none"/>
                <w14:textFill>
                  <w14:solidFill>
                    <w14:schemeClr w14:val="tx1"/>
                  </w14:solidFill>
                </w14:textFill>
              </w:rPr>
              <w:t>学分</w:t>
            </w:r>
          </w:p>
        </w:tc>
        <w:tc>
          <w:tcPr>
            <w:tcW w:w="1701" w:type="dxa"/>
            <w:gridSpan w:val="6"/>
            <w:vAlign w:val="center"/>
          </w:tcPr>
          <w:p w14:paraId="0862D53B">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学时</w:t>
            </w:r>
          </w:p>
        </w:tc>
        <w:tc>
          <w:tcPr>
            <w:tcW w:w="567" w:type="dxa"/>
            <w:gridSpan w:val="2"/>
            <w:vMerge w:val="restart"/>
            <w:vAlign w:val="center"/>
          </w:tcPr>
          <w:p w14:paraId="7465E194">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开课</w:t>
            </w:r>
          </w:p>
          <w:p w14:paraId="5E8CC74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学期</w:t>
            </w:r>
          </w:p>
        </w:tc>
      </w:tr>
      <w:tr w14:paraId="6942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454" w:hRule="atLeast"/>
          <w:jc w:val="center"/>
        </w:trPr>
        <w:tc>
          <w:tcPr>
            <w:tcW w:w="1134" w:type="dxa"/>
            <w:gridSpan w:val="2"/>
            <w:vMerge w:val="continue"/>
            <w:tcMar>
              <w:top w:w="57" w:type="dxa"/>
              <w:left w:w="28" w:type="dxa"/>
              <w:bottom w:w="57" w:type="dxa"/>
              <w:right w:w="28" w:type="dxa"/>
            </w:tcMar>
            <w:vAlign w:val="center"/>
          </w:tcPr>
          <w:p w14:paraId="6DF5209C">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535" w:type="dxa"/>
            <w:gridSpan w:val="2"/>
            <w:vMerge w:val="continue"/>
            <w:vAlign w:val="center"/>
          </w:tcPr>
          <w:p w14:paraId="66836AF1">
            <w:pPr>
              <w:widowControl/>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625" w:type="dxa"/>
            <w:gridSpan w:val="2"/>
            <w:vMerge w:val="continue"/>
            <w:vAlign w:val="center"/>
          </w:tcPr>
          <w:p w14:paraId="33354EF7">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10" w:type="dxa"/>
            <w:gridSpan w:val="2"/>
            <w:vMerge w:val="continue"/>
            <w:vAlign w:val="center"/>
          </w:tcPr>
          <w:p w14:paraId="3D86B0E4">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25" w:type="dxa"/>
            <w:gridSpan w:val="2"/>
            <w:vAlign w:val="center"/>
          </w:tcPr>
          <w:p w14:paraId="083AD9C3">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小计</w:t>
            </w:r>
          </w:p>
        </w:tc>
        <w:tc>
          <w:tcPr>
            <w:tcW w:w="648" w:type="dxa"/>
            <w:gridSpan w:val="2"/>
            <w:vAlign w:val="center"/>
          </w:tcPr>
          <w:p w14:paraId="0B10D37B">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理论</w:t>
            </w:r>
          </w:p>
        </w:tc>
        <w:tc>
          <w:tcPr>
            <w:tcW w:w="628" w:type="dxa"/>
            <w:gridSpan w:val="2"/>
            <w:vAlign w:val="center"/>
          </w:tcPr>
          <w:p w14:paraId="0C8D52B2">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实验</w:t>
            </w:r>
          </w:p>
          <w:p w14:paraId="340C8C9F">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实践</w:t>
            </w:r>
          </w:p>
        </w:tc>
        <w:tc>
          <w:tcPr>
            <w:tcW w:w="567" w:type="dxa"/>
            <w:gridSpan w:val="2"/>
            <w:vMerge w:val="continue"/>
          </w:tcPr>
          <w:p w14:paraId="5947D66C">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r>
      <w:tr w14:paraId="01C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0" w:type="dxa"/>
          <w:trHeight w:val="510" w:hRule="atLeast"/>
          <w:jc w:val="center"/>
          <w:del w:id="1963" w:author="杰" w:date="2025-08-27T17:09:32Z"/>
        </w:trPr>
        <w:tc>
          <w:tcPr>
            <w:tcW w:w="1134" w:type="dxa"/>
            <w:gridSpan w:val="2"/>
            <w:vAlign w:val="center"/>
          </w:tcPr>
          <w:p w14:paraId="7D8E104C">
            <w:pPr>
              <w:widowControl/>
              <w:snapToGrid w:val="0"/>
              <w:jc w:val="center"/>
              <w:rPr>
                <w:del w:id="1964" w:author="杰" w:date="2025-08-27T17:09:32Z"/>
                <w:rFonts w:ascii="宋体" w:hAnsi="宋体"/>
                <w:color w:val="auto"/>
                <w:sz w:val="18"/>
                <w:szCs w:val="18"/>
                <w:highlight w:val="none"/>
              </w:rPr>
            </w:pPr>
            <w:del w:id="1965" w:author="杰" w:date="2025-08-27T17:09:32Z">
              <w:r>
                <w:rPr>
                  <w:rFonts w:hint="eastAsia" w:ascii="宋体" w:hAnsi="宋体"/>
                  <w:color w:val="auto"/>
                  <w:sz w:val="18"/>
                  <w:szCs w:val="18"/>
                  <w:highlight w:val="none"/>
                </w:rPr>
                <w:delText>9123G</w:delText>
              </w:r>
            </w:del>
            <w:del w:id="1966" w:author="杰" w:date="2025-08-27T17:09:32Z">
              <w:r>
                <w:rPr>
                  <w:rFonts w:ascii="宋体" w:hAnsi="宋体"/>
                  <w:color w:val="auto"/>
                  <w:sz w:val="18"/>
                  <w:szCs w:val="18"/>
                  <w:highlight w:val="none"/>
                </w:rPr>
                <w:delText>0000</w:delText>
              </w:r>
            </w:del>
            <w:del w:id="1967" w:author="杰" w:date="2025-08-27T17:09:32Z">
              <w:r>
                <w:rPr>
                  <w:rFonts w:hint="eastAsia" w:ascii="宋体" w:hAnsi="宋体"/>
                  <w:color w:val="auto"/>
                  <w:sz w:val="18"/>
                  <w:szCs w:val="18"/>
                  <w:highlight w:val="none"/>
                </w:rPr>
                <w:delText>1</w:delText>
              </w:r>
            </w:del>
          </w:p>
        </w:tc>
        <w:tc>
          <w:tcPr>
            <w:tcW w:w="4535" w:type="dxa"/>
            <w:gridSpan w:val="2"/>
            <w:vAlign w:val="center"/>
          </w:tcPr>
          <w:p w14:paraId="7576AB21">
            <w:pPr>
              <w:snapToGrid w:val="0"/>
              <w:jc w:val="left"/>
              <w:rPr>
                <w:del w:id="1968" w:author="杰" w:date="2025-08-27T17:09:32Z"/>
                <w:rFonts w:ascii="宋体" w:hAnsi="宋体"/>
                <w:color w:val="auto"/>
                <w:sz w:val="18"/>
                <w:szCs w:val="18"/>
                <w:highlight w:val="none"/>
              </w:rPr>
            </w:pPr>
            <w:del w:id="1969" w:author="杰" w:date="2025-08-27T17:09:32Z">
              <w:r>
                <w:rPr>
                  <w:rFonts w:hint="eastAsia" w:ascii="宋体" w:hAnsi="宋体"/>
                  <w:color w:val="auto"/>
                  <w:sz w:val="18"/>
                  <w:szCs w:val="18"/>
                  <w:highlight w:val="none"/>
                </w:rPr>
                <w:delText>大学数学A</w:delText>
              </w:r>
            </w:del>
          </w:p>
          <w:p w14:paraId="7540DDD8">
            <w:pPr>
              <w:snapToGrid w:val="0"/>
              <w:jc w:val="left"/>
              <w:rPr>
                <w:del w:id="1970" w:author="杰" w:date="2025-08-27T17:09:32Z"/>
                <w:rFonts w:ascii="宋体" w:hAnsi="宋体"/>
                <w:color w:val="auto"/>
                <w:sz w:val="18"/>
                <w:szCs w:val="18"/>
                <w:highlight w:val="none"/>
              </w:rPr>
            </w:pPr>
            <w:del w:id="1971" w:author="杰" w:date="2025-08-27T17:09:32Z">
              <w:r>
                <w:rPr>
                  <w:rFonts w:ascii="宋体" w:hAnsi="宋体"/>
                  <w:color w:val="auto"/>
                  <w:sz w:val="18"/>
                  <w:szCs w:val="18"/>
                  <w:highlight w:val="none"/>
                </w:rPr>
                <w:delText>College Mathematics A</w:delText>
              </w:r>
            </w:del>
          </w:p>
        </w:tc>
        <w:tc>
          <w:tcPr>
            <w:tcW w:w="625" w:type="dxa"/>
            <w:gridSpan w:val="2"/>
            <w:vAlign w:val="center"/>
          </w:tcPr>
          <w:p w14:paraId="01F4D5D5">
            <w:pPr>
              <w:snapToGrid w:val="0"/>
              <w:jc w:val="center"/>
              <w:rPr>
                <w:del w:id="1972" w:author="杰" w:date="2025-08-27T17:09:32Z"/>
                <w:rFonts w:asciiTheme="minorEastAsia" w:hAnsiTheme="minorEastAsia" w:eastAsiaTheme="minorEastAsia"/>
                <w:color w:val="auto"/>
                <w:sz w:val="18"/>
                <w:szCs w:val="18"/>
                <w:highlight w:val="none"/>
              </w:rPr>
            </w:pPr>
            <w:del w:id="1973" w:author="杰" w:date="2025-08-27T17:09:32Z">
              <w:r>
                <w:rPr>
                  <w:rFonts w:hint="eastAsia" w:asciiTheme="minorEastAsia" w:hAnsiTheme="minorEastAsia"/>
                  <w:color w:val="auto"/>
                  <w:sz w:val="18"/>
                  <w:szCs w:val="18"/>
                  <w:highlight w:val="none"/>
                </w:rPr>
                <w:delText>考试</w:delText>
              </w:r>
            </w:del>
          </w:p>
        </w:tc>
        <w:tc>
          <w:tcPr>
            <w:tcW w:w="510" w:type="dxa"/>
            <w:gridSpan w:val="2"/>
            <w:vAlign w:val="center"/>
          </w:tcPr>
          <w:p w14:paraId="47D910D6">
            <w:pPr>
              <w:snapToGrid w:val="0"/>
              <w:jc w:val="center"/>
              <w:rPr>
                <w:del w:id="1974" w:author="杰" w:date="2025-08-27T17:09:32Z"/>
                <w:rFonts w:asciiTheme="minorEastAsia" w:hAnsiTheme="minorEastAsia" w:eastAsiaTheme="minorEastAsia"/>
                <w:color w:val="auto"/>
                <w:sz w:val="18"/>
                <w:szCs w:val="18"/>
                <w:highlight w:val="none"/>
              </w:rPr>
            </w:pPr>
            <w:del w:id="1975" w:author="杰" w:date="2025-08-27T17:09:32Z">
              <w:r>
                <w:rPr>
                  <w:rFonts w:ascii="宋体" w:hAnsi="宋体"/>
                  <w:color w:val="auto"/>
                  <w:sz w:val="18"/>
                  <w:szCs w:val="18"/>
                  <w:highlight w:val="none"/>
                </w:rPr>
                <w:delText>3</w:delText>
              </w:r>
            </w:del>
          </w:p>
        </w:tc>
        <w:tc>
          <w:tcPr>
            <w:tcW w:w="425" w:type="dxa"/>
            <w:gridSpan w:val="2"/>
            <w:vAlign w:val="center"/>
          </w:tcPr>
          <w:p w14:paraId="72673B02">
            <w:pPr>
              <w:snapToGrid w:val="0"/>
              <w:jc w:val="center"/>
              <w:rPr>
                <w:del w:id="1976" w:author="杰" w:date="2025-08-27T17:09:32Z"/>
                <w:rFonts w:asciiTheme="minorEastAsia" w:hAnsiTheme="minorEastAsia" w:eastAsiaTheme="minorEastAsia"/>
                <w:color w:val="auto"/>
                <w:sz w:val="18"/>
                <w:szCs w:val="18"/>
                <w:highlight w:val="none"/>
              </w:rPr>
            </w:pPr>
            <w:del w:id="1977" w:author="杰" w:date="2025-08-27T17:09:32Z">
              <w:r>
                <w:rPr>
                  <w:rFonts w:ascii="宋体" w:hAnsi="宋体"/>
                  <w:color w:val="auto"/>
                  <w:sz w:val="18"/>
                  <w:szCs w:val="18"/>
                  <w:highlight w:val="none"/>
                </w:rPr>
                <w:delText>51</w:delText>
              </w:r>
            </w:del>
          </w:p>
        </w:tc>
        <w:tc>
          <w:tcPr>
            <w:tcW w:w="648" w:type="dxa"/>
            <w:gridSpan w:val="2"/>
            <w:vAlign w:val="center"/>
          </w:tcPr>
          <w:p w14:paraId="3D673F5E">
            <w:pPr>
              <w:snapToGrid w:val="0"/>
              <w:jc w:val="center"/>
              <w:rPr>
                <w:del w:id="1978" w:author="杰" w:date="2025-08-27T17:09:32Z"/>
                <w:rFonts w:hint="default" w:asciiTheme="minorEastAsia" w:hAnsiTheme="minorEastAsia" w:eastAsiaTheme="minorEastAsia"/>
                <w:color w:val="auto"/>
                <w:sz w:val="18"/>
                <w:szCs w:val="18"/>
                <w:highlight w:val="none"/>
                <w:lang w:val="en-US" w:eastAsia="zh-CN"/>
              </w:rPr>
            </w:pPr>
            <w:del w:id="1979" w:author="杰" w:date="2025-08-27T17:09:32Z">
              <w:r>
                <w:rPr>
                  <w:rFonts w:hint="eastAsia" w:asciiTheme="minorEastAsia" w:hAnsiTheme="minorEastAsia" w:eastAsiaTheme="minorEastAsia"/>
                  <w:color w:val="auto"/>
                  <w:sz w:val="18"/>
                  <w:szCs w:val="18"/>
                  <w:highlight w:val="none"/>
                  <w:lang w:val="en-US" w:eastAsia="zh-CN"/>
                </w:rPr>
                <w:delText>51</w:delText>
              </w:r>
            </w:del>
          </w:p>
        </w:tc>
        <w:tc>
          <w:tcPr>
            <w:tcW w:w="628" w:type="dxa"/>
            <w:gridSpan w:val="2"/>
            <w:vAlign w:val="center"/>
          </w:tcPr>
          <w:p w14:paraId="12538E85">
            <w:pPr>
              <w:snapToGrid w:val="0"/>
              <w:jc w:val="center"/>
              <w:rPr>
                <w:del w:id="1980" w:author="杰" w:date="2025-08-27T17:09:32Z"/>
                <w:rFonts w:asciiTheme="minorEastAsia" w:hAnsiTheme="minorEastAsia" w:eastAsiaTheme="minorEastAsia"/>
                <w:color w:val="auto"/>
                <w:sz w:val="18"/>
                <w:szCs w:val="18"/>
                <w:highlight w:val="none"/>
              </w:rPr>
            </w:pPr>
          </w:p>
        </w:tc>
        <w:tc>
          <w:tcPr>
            <w:tcW w:w="567" w:type="dxa"/>
            <w:gridSpan w:val="2"/>
            <w:vAlign w:val="center"/>
          </w:tcPr>
          <w:p w14:paraId="6C8A4259">
            <w:pPr>
              <w:snapToGrid w:val="0"/>
              <w:jc w:val="center"/>
              <w:rPr>
                <w:del w:id="1981" w:author="杰" w:date="2025-08-27T17:09:32Z"/>
                <w:rFonts w:asciiTheme="minorEastAsia" w:hAnsiTheme="minorEastAsia" w:eastAsiaTheme="minorEastAsia"/>
                <w:color w:val="auto"/>
                <w:sz w:val="18"/>
                <w:szCs w:val="18"/>
                <w:highlight w:val="none"/>
              </w:rPr>
            </w:pPr>
            <w:del w:id="1982" w:author="杰" w:date="2025-08-27T17:09:32Z">
              <w:r>
                <w:rPr>
                  <w:rFonts w:hint="eastAsia" w:ascii="宋体" w:hAnsi="宋体" w:eastAsiaTheme="minorEastAsia"/>
                  <w:color w:val="auto"/>
                  <w:sz w:val="18"/>
                  <w:szCs w:val="18"/>
                  <w:highlight w:val="none"/>
                </w:rPr>
                <w:delText>1</w:delText>
              </w:r>
            </w:del>
          </w:p>
        </w:tc>
      </w:tr>
      <w:tr w14:paraId="20D9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4F76E1D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1423D05001</w:t>
            </w:r>
          </w:p>
        </w:tc>
        <w:tc>
          <w:tcPr>
            <w:tcW w:w="4535" w:type="dxa"/>
            <w:gridSpan w:val="2"/>
            <w:vAlign w:val="center"/>
          </w:tcPr>
          <w:p w14:paraId="374F5258">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建筑学概论</w:t>
            </w:r>
          </w:p>
          <w:p w14:paraId="6FAFB79E">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Brief Introduction of Architecture</w:t>
            </w:r>
          </w:p>
        </w:tc>
        <w:tc>
          <w:tcPr>
            <w:tcW w:w="625" w:type="dxa"/>
            <w:gridSpan w:val="2"/>
            <w:vAlign w:val="center"/>
          </w:tcPr>
          <w:p w14:paraId="2C0A255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考试</w:t>
            </w:r>
          </w:p>
        </w:tc>
        <w:tc>
          <w:tcPr>
            <w:tcW w:w="510" w:type="dxa"/>
            <w:gridSpan w:val="2"/>
            <w:vAlign w:val="center"/>
          </w:tcPr>
          <w:p w14:paraId="24592D3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425" w:type="dxa"/>
            <w:gridSpan w:val="2"/>
            <w:vAlign w:val="center"/>
          </w:tcPr>
          <w:p w14:paraId="7EF310E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48" w:type="dxa"/>
            <w:gridSpan w:val="2"/>
            <w:vAlign w:val="center"/>
          </w:tcPr>
          <w:p w14:paraId="17DE640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28" w:type="dxa"/>
            <w:gridSpan w:val="2"/>
            <w:vAlign w:val="center"/>
          </w:tcPr>
          <w:p w14:paraId="4DD9F52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gridSpan w:val="2"/>
            <w:vAlign w:val="center"/>
          </w:tcPr>
          <w:p w14:paraId="31F9FB8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7D5B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3B2BB18F">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1423D05002</w:t>
            </w:r>
          </w:p>
        </w:tc>
        <w:tc>
          <w:tcPr>
            <w:tcW w:w="4535" w:type="dxa"/>
            <w:gridSpan w:val="2"/>
            <w:vAlign w:val="center"/>
          </w:tcPr>
          <w:p w14:paraId="2AD35B34">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设计基础</w:t>
            </w:r>
            <w:r>
              <w:rPr>
                <w:rFonts w:asciiTheme="minorEastAsia" w:hAnsiTheme="minorEastAsia" w:eastAsiaTheme="minorEastAsia"/>
                <w:color w:val="000000" w:themeColor="text1"/>
                <w:sz w:val="18"/>
                <w:szCs w:val="18"/>
                <w:highlight w:val="none"/>
                <w14:textFill>
                  <w14:solidFill>
                    <w14:schemeClr w14:val="tx1"/>
                  </w14:solidFill>
                </w14:textFill>
              </w:rPr>
              <w:t>1</w:t>
            </w:r>
          </w:p>
          <w:p w14:paraId="1DFAF710">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 xml:space="preserve">Architectural Design Foundation </w:t>
            </w:r>
            <w:r>
              <w:rPr>
                <w:rFonts w:hint="eastAsia" w:asciiTheme="minorEastAsia" w:hAnsiTheme="minorEastAsia" w:eastAsiaTheme="minorEastAsia"/>
                <w:color w:val="000000" w:themeColor="text1"/>
                <w:sz w:val="18"/>
                <w:szCs w:val="18"/>
                <w:highlight w:val="none"/>
                <w14:textFill>
                  <w14:solidFill>
                    <w14:schemeClr w14:val="tx1"/>
                  </w14:solidFill>
                </w14:textFill>
              </w:rPr>
              <w:t>Ⅰ</w:t>
            </w:r>
          </w:p>
        </w:tc>
        <w:tc>
          <w:tcPr>
            <w:tcW w:w="625" w:type="dxa"/>
            <w:gridSpan w:val="2"/>
            <w:vAlign w:val="center"/>
          </w:tcPr>
          <w:p w14:paraId="2871C8A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510" w:type="dxa"/>
            <w:gridSpan w:val="2"/>
            <w:vAlign w:val="center"/>
          </w:tcPr>
          <w:p w14:paraId="7398C91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425" w:type="dxa"/>
            <w:gridSpan w:val="2"/>
            <w:vAlign w:val="center"/>
          </w:tcPr>
          <w:p w14:paraId="0719057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648" w:type="dxa"/>
            <w:gridSpan w:val="2"/>
            <w:vAlign w:val="center"/>
          </w:tcPr>
          <w:p w14:paraId="42DA691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628" w:type="dxa"/>
            <w:gridSpan w:val="2"/>
            <w:vAlign w:val="center"/>
          </w:tcPr>
          <w:p w14:paraId="469F045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gridSpan w:val="2"/>
            <w:vAlign w:val="center"/>
          </w:tcPr>
          <w:p w14:paraId="50B984D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771D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31FD8C17">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1423D05003</w:t>
            </w:r>
          </w:p>
        </w:tc>
        <w:tc>
          <w:tcPr>
            <w:tcW w:w="4535" w:type="dxa"/>
            <w:gridSpan w:val="2"/>
            <w:vAlign w:val="center"/>
          </w:tcPr>
          <w:p w14:paraId="1FA6BDA7">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设计基础2</w:t>
            </w:r>
          </w:p>
          <w:p w14:paraId="69D4B8F5">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 xml:space="preserve">Architectural Design Foundation </w:t>
            </w:r>
            <w:r>
              <w:rPr>
                <w:rFonts w:hint="eastAsia" w:asciiTheme="minorEastAsia" w:hAnsiTheme="minorEastAsia" w:eastAsiaTheme="minorEastAsia"/>
                <w:color w:val="000000" w:themeColor="text1"/>
                <w:sz w:val="18"/>
                <w:szCs w:val="18"/>
                <w:highlight w:val="none"/>
                <w14:textFill>
                  <w14:solidFill>
                    <w14:schemeClr w14:val="tx1"/>
                  </w14:solidFill>
                </w14:textFill>
              </w:rPr>
              <w:t>Ⅱ</w:t>
            </w:r>
          </w:p>
        </w:tc>
        <w:tc>
          <w:tcPr>
            <w:tcW w:w="625" w:type="dxa"/>
            <w:gridSpan w:val="2"/>
            <w:vAlign w:val="center"/>
          </w:tcPr>
          <w:p w14:paraId="272F87A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510" w:type="dxa"/>
            <w:gridSpan w:val="2"/>
            <w:vAlign w:val="center"/>
          </w:tcPr>
          <w:p w14:paraId="38F3821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425" w:type="dxa"/>
            <w:gridSpan w:val="2"/>
            <w:vAlign w:val="center"/>
          </w:tcPr>
          <w:p w14:paraId="65F7111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648" w:type="dxa"/>
            <w:gridSpan w:val="2"/>
            <w:vAlign w:val="center"/>
          </w:tcPr>
          <w:p w14:paraId="401F442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628" w:type="dxa"/>
            <w:gridSpan w:val="2"/>
            <w:vAlign w:val="center"/>
          </w:tcPr>
          <w:p w14:paraId="34125EB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gridSpan w:val="2"/>
            <w:vAlign w:val="center"/>
          </w:tcPr>
          <w:p w14:paraId="1BE0CEC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69D2C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5819E5DD">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1423D05004</w:t>
            </w:r>
          </w:p>
        </w:tc>
        <w:tc>
          <w:tcPr>
            <w:tcW w:w="4535" w:type="dxa"/>
            <w:gridSpan w:val="2"/>
            <w:vAlign w:val="center"/>
          </w:tcPr>
          <w:p w14:paraId="302EB432">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建筑图学1</w:t>
            </w:r>
          </w:p>
          <w:p w14:paraId="036AD62F">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Architectural Graphing I</w:t>
            </w:r>
          </w:p>
        </w:tc>
        <w:tc>
          <w:tcPr>
            <w:tcW w:w="625" w:type="dxa"/>
            <w:gridSpan w:val="2"/>
            <w:vAlign w:val="center"/>
          </w:tcPr>
          <w:p w14:paraId="2A39B59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考试</w:t>
            </w:r>
          </w:p>
        </w:tc>
        <w:tc>
          <w:tcPr>
            <w:tcW w:w="510" w:type="dxa"/>
            <w:gridSpan w:val="2"/>
            <w:vAlign w:val="center"/>
          </w:tcPr>
          <w:p w14:paraId="5E1602B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425" w:type="dxa"/>
            <w:gridSpan w:val="2"/>
            <w:vAlign w:val="center"/>
          </w:tcPr>
          <w:p w14:paraId="78312E4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48" w:type="dxa"/>
            <w:gridSpan w:val="2"/>
            <w:vAlign w:val="center"/>
          </w:tcPr>
          <w:p w14:paraId="6F866D5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28" w:type="dxa"/>
            <w:gridSpan w:val="2"/>
            <w:vAlign w:val="center"/>
          </w:tcPr>
          <w:p w14:paraId="59B65992">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gridSpan w:val="2"/>
            <w:vAlign w:val="center"/>
          </w:tcPr>
          <w:p w14:paraId="49D3EBB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1C93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34081FAF">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1423D05005</w:t>
            </w:r>
          </w:p>
        </w:tc>
        <w:tc>
          <w:tcPr>
            <w:tcW w:w="4535" w:type="dxa"/>
            <w:gridSpan w:val="2"/>
            <w:vAlign w:val="center"/>
          </w:tcPr>
          <w:p w14:paraId="1809A8DE">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建筑图学2</w:t>
            </w:r>
          </w:p>
          <w:p w14:paraId="237AFC82">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Architectural Graphing Ⅱ</w:t>
            </w:r>
          </w:p>
        </w:tc>
        <w:tc>
          <w:tcPr>
            <w:tcW w:w="625" w:type="dxa"/>
            <w:gridSpan w:val="2"/>
            <w:vAlign w:val="center"/>
          </w:tcPr>
          <w:p w14:paraId="08219B1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考试</w:t>
            </w:r>
          </w:p>
        </w:tc>
        <w:tc>
          <w:tcPr>
            <w:tcW w:w="510" w:type="dxa"/>
            <w:gridSpan w:val="2"/>
            <w:vAlign w:val="center"/>
          </w:tcPr>
          <w:p w14:paraId="7B958C9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425" w:type="dxa"/>
            <w:gridSpan w:val="2"/>
            <w:vAlign w:val="center"/>
          </w:tcPr>
          <w:p w14:paraId="5E719613">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648" w:type="dxa"/>
            <w:gridSpan w:val="2"/>
            <w:vAlign w:val="center"/>
          </w:tcPr>
          <w:p w14:paraId="206F738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628" w:type="dxa"/>
            <w:gridSpan w:val="2"/>
            <w:vAlign w:val="center"/>
          </w:tcPr>
          <w:p w14:paraId="729B527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gridSpan w:val="2"/>
            <w:vAlign w:val="center"/>
          </w:tcPr>
          <w:p w14:paraId="2E22FB5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09C7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4A31BD5A">
            <w:pPr>
              <w:jc w:val="center"/>
              <w:rPr>
                <w:rFonts w:hint="default" w:ascii="Times New Roman" w:hAnsi="Times New Roman" w:cs="Times New Roman" w:eastAsiaTheme="minorEastAsia"/>
                <w:color w:val="000000" w:themeColor="text1"/>
                <w:kern w:val="2"/>
                <w:sz w:val="21"/>
                <w:szCs w:val="24"/>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06</w:t>
            </w:r>
          </w:p>
        </w:tc>
        <w:tc>
          <w:tcPr>
            <w:tcW w:w="4535" w:type="dxa"/>
            <w:gridSpan w:val="2"/>
            <w:vAlign w:val="center"/>
          </w:tcPr>
          <w:p w14:paraId="0697E70C">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建筑力学</w:t>
            </w: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p w14:paraId="2188D02C">
            <w:pPr>
              <w:snapToGrid w:val="0"/>
              <w:jc w:val="left"/>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Building Mechanics Ⅰ</w:t>
            </w:r>
          </w:p>
        </w:tc>
        <w:tc>
          <w:tcPr>
            <w:tcW w:w="625" w:type="dxa"/>
            <w:gridSpan w:val="2"/>
            <w:vAlign w:val="center"/>
          </w:tcPr>
          <w:p w14:paraId="5B625881">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考试</w:t>
            </w:r>
          </w:p>
        </w:tc>
        <w:tc>
          <w:tcPr>
            <w:tcW w:w="510" w:type="dxa"/>
            <w:gridSpan w:val="2"/>
            <w:vAlign w:val="center"/>
          </w:tcPr>
          <w:p w14:paraId="47F7626B">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425" w:type="dxa"/>
            <w:gridSpan w:val="2"/>
            <w:vAlign w:val="center"/>
          </w:tcPr>
          <w:p w14:paraId="24693FD1">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59</w:t>
            </w:r>
          </w:p>
        </w:tc>
        <w:tc>
          <w:tcPr>
            <w:tcW w:w="648" w:type="dxa"/>
            <w:gridSpan w:val="2"/>
            <w:vAlign w:val="center"/>
          </w:tcPr>
          <w:p w14:paraId="0B2E4908">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628" w:type="dxa"/>
            <w:gridSpan w:val="2"/>
            <w:vAlign w:val="center"/>
          </w:tcPr>
          <w:p w14:paraId="7AEA7B85">
            <w:pPr>
              <w:snapToGrid w:val="0"/>
              <w:ind w:left="-105" w:leftChars="-50" w:right="-105" w:rightChars="-50" w:firstLine="5" w:firstLineChars="0"/>
              <w:jc w:val="center"/>
              <w:rPr>
                <w:rFonts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c>
          <w:tcPr>
            <w:tcW w:w="567" w:type="dxa"/>
            <w:gridSpan w:val="2"/>
            <w:vAlign w:val="center"/>
          </w:tcPr>
          <w:p w14:paraId="0BA0FC9F">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4245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5F418392">
            <w:pPr>
              <w:jc w:val="center"/>
              <w:rPr>
                <w:rFonts w:hint="default" w:ascii="Times New Roman" w:hAnsi="Times New Roman" w:cs="Times New Roman" w:eastAsiaTheme="minorEastAsia"/>
                <w:color w:val="000000" w:themeColor="text1"/>
                <w:kern w:val="2"/>
                <w:sz w:val="21"/>
                <w:szCs w:val="24"/>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07</w:t>
            </w:r>
          </w:p>
        </w:tc>
        <w:tc>
          <w:tcPr>
            <w:tcW w:w="4535" w:type="dxa"/>
            <w:gridSpan w:val="2"/>
            <w:vAlign w:val="center"/>
          </w:tcPr>
          <w:p w14:paraId="1D9C5C41">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建筑力学</w:t>
            </w: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p w14:paraId="21928899">
            <w:pPr>
              <w:adjustRightInd w:val="0"/>
              <w:snapToGrid w:val="0"/>
              <w:jc w:val="left"/>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Building Mechanics Ⅱ</w:t>
            </w:r>
          </w:p>
        </w:tc>
        <w:tc>
          <w:tcPr>
            <w:tcW w:w="625" w:type="dxa"/>
            <w:gridSpan w:val="2"/>
            <w:vAlign w:val="center"/>
          </w:tcPr>
          <w:p w14:paraId="11CB5A15">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考试</w:t>
            </w:r>
          </w:p>
        </w:tc>
        <w:tc>
          <w:tcPr>
            <w:tcW w:w="510" w:type="dxa"/>
            <w:gridSpan w:val="2"/>
            <w:vAlign w:val="center"/>
          </w:tcPr>
          <w:p w14:paraId="5626A80C">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425" w:type="dxa"/>
            <w:gridSpan w:val="2"/>
            <w:vAlign w:val="center"/>
          </w:tcPr>
          <w:p w14:paraId="57E213EE">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48" w:type="dxa"/>
            <w:gridSpan w:val="2"/>
            <w:vAlign w:val="center"/>
          </w:tcPr>
          <w:p w14:paraId="08D78209">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28" w:type="dxa"/>
            <w:gridSpan w:val="2"/>
            <w:vAlign w:val="center"/>
          </w:tcPr>
          <w:p w14:paraId="18ABED7F">
            <w:pPr>
              <w:snapToGrid w:val="0"/>
              <w:ind w:left="-105" w:leftChars="-50" w:right="-105" w:rightChars="-50" w:firstLine="5" w:firstLineChars="0"/>
              <w:jc w:val="center"/>
              <w:rPr>
                <w:rFonts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p>
        </w:tc>
        <w:tc>
          <w:tcPr>
            <w:tcW w:w="567" w:type="dxa"/>
            <w:gridSpan w:val="2"/>
            <w:vAlign w:val="center"/>
          </w:tcPr>
          <w:p w14:paraId="2622F60E">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6F6D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40F1DE97">
            <w:pPr>
              <w:jc w:val="center"/>
              <w:rPr>
                <w:rFonts w:hint="default" w:ascii="Times New Roman" w:hAnsi="Times New Roman" w:cs="Times New Roman" w:eastAsiaTheme="minorEastAsia"/>
                <w:color w:val="000000" w:themeColor="text1"/>
                <w:kern w:val="2"/>
                <w:sz w:val="21"/>
                <w:szCs w:val="24"/>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08</w:t>
            </w:r>
          </w:p>
        </w:tc>
        <w:tc>
          <w:tcPr>
            <w:tcW w:w="4535" w:type="dxa"/>
            <w:gridSpan w:val="2"/>
            <w:vAlign w:val="center"/>
          </w:tcPr>
          <w:p w14:paraId="13D8F809">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建筑认识实习</w:t>
            </w:r>
            <w:r>
              <w:rPr>
                <w:rFonts w:asciiTheme="minorEastAsia" w:hAnsiTheme="minorEastAsia" w:eastAsiaTheme="minorEastAsia"/>
                <w:color w:val="000000" w:themeColor="text1"/>
                <w:sz w:val="18"/>
                <w:szCs w:val="18"/>
                <w:highlight w:val="none"/>
                <w14:textFill>
                  <w14:solidFill>
                    <w14:schemeClr w14:val="tx1"/>
                  </w14:solidFill>
                </w14:textFill>
              </w:rPr>
              <w:t>1</w:t>
            </w:r>
          </w:p>
          <w:p w14:paraId="1955EFCD">
            <w:pPr>
              <w:adjustRightInd w:val="0"/>
              <w:snapToGrid w:val="0"/>
              <w:jc w:val="left"/>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Building Practice for Field Work and Research I</w:t>
            </w:r>
          </w:p>
        </w:tc>
        <w:tc>
          <w:tcPr>
            <w:tcW w:w="625" w:type="dxa"/>
            <w:gridSpan w:val="2"/>
            <w:vAlign w:val="center"/>
          </w:tcPr>
          <w:p w14:paraId="00D112F9">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510" w:type="dxa"/>
            <w:gridSpan w:val="2"/>
            <w:vAlign w:val="center"/>
          </w:tcPr>
          <w:p w14:paraId="56434ECF">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425" w:type="dxa"/>
            <w:gridSpan w:val="2"/>
            <w:vAlign w:val="center"/>
          </w:tcPr>
          <w:p w14:paraId="163B56F8">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648" w:type="dxa"/>
            <w:gridSpan w:val="2"/>
            <w:vAlign w:val="center"/>
          </w:tcPr>
          <w:p w14:paraId="68199B7A">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p>
        </w:tc>
        <w:tc>
          <w:tcPr>
            <w:tcW w:w="628" w:type="dxa"/>
            <w:gridSpan w:val="2"/>
            <w:vAlign w:val="center"/>
          </w:tcPr>
          <w:p w14:paraId="3550A56C">
            <w:pPr>
              <w:snapToGrid w:val="0"/>
              <w:ind w:left="-105" w:leftChars="-50" w:right="-105" w:rightChars="-50" w:firstLine="5" w:firstLineChars="0"/>
              <w:jc w:val="center"/>
              <w:rPr>
                <w:rFonts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567" w:type="dxa"/>
            <w:gridSpan w:val="2"/>
            <w:vAlign w:val="center"/>
          </w:tcPr>
          <w:p w14:paraId="4FA0E9AD">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2F42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29860608">
            <w:pPr>
              <w:jc w:val="center"/>
              <w:rPr>
                <w:rFonts w:hint="default" w:ascii="Times New Roman" w:hAnsi="Times New Roman" w:cs="Times New Roman" w:eastAsiaTheme="minorEastAsia"/>
                <w:color w:val="000000" w:themeColor="text1"/>
                <w:kern w:val="2"/>
                <w:sz w:val="21"/>
                <w:szCs w:val="24"/>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09</w:t>
            </w:r>
          </w:p>
        </w:tc>
        <w:tc>
          <w:tcPr>
            <w:tcW w:w="4535" w:type="dxa"/>
            <w:gridSpan w:val="2"/>
            <w:vAlign w:val="center"/>
          </w:tcPr>
          <w:p w14:paraId="53AF8215">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公共建筑设计原理</w:t>
            </w:r>
          </w:p>
          <w:p w14:paraId="0560A435">
            <w:pPr>
              <w:adjustRightInd w:val="0"/>
              <w:snapToGrid w:val="0"/>
              <w:jc w:val="left"/>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Principle of Public Architecture Design</w:t>
            </w:r>
          </w:p>
        </w:tc>
        <w:tc>
          <w:tcPr>
            <w:tcW w:w="625" w:type="dxa"/>
            <w:gridSpan w:val="2"/>
            <w:vAlign w:val="center"/>
          </w:tcPr>
          <w:p w14:paraId="1BBA8AC2">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考试</w:t>
            </w:r>
          </w:p>
        </w:tc>
        <w:tc>
          <w:tcPr>
            <w:tcW w:w="510" w:type="dxa"/>
            <w:gridSpan w:val="2"/>
            <w:vAlign w:val="center"/>
          </w:tcPr>
          <w:p w14:paraId="01079A77">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425" w:type="dxa"/>
            <w:gridSpan w:val="2"/>
            <w:vAlign w:val="center"/>
          </w:tcPr>
          <w:p w14:paraId="303DDA11">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48" w:type="dxa"/>
            <w:gridSpan w:val="2"/>
            <w:vAlign w:val="center"/>
          </w:tcPr>
          <w:p w14:paraId="6F797F18">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628" w:type="dxa"/>
            <w:gridSpan w:val="2"/>
            <w:vAlign w:val="center"/>
          </w:tcPr>
          <w:p w14:paraId="5DEEF08B">
            <w:pPr>
              <w:snapToGrid w:val="0"/>
              <w:ind w:left="-105" w:leftChars="-50" w:right="-105" w:rightChars="-50" w:firstLine="5" w:firstLineChars="0"/>
              <w:jc w:val="center"/>
              <w:rPr>
                <w:rFonts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p>
        </w:tc>
        <w:tc>
          <w:tcPr>
            <w:tcW w:w="567" w:type="dxa"/>
            <w:gridSpan w:val="2"/>
            <w:vAlign w:val="center"/>
          </w:tcPr>
          <w:p w14:paraId="4AEC9A33">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2262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60F13EB0">
            <w:pPr>
              <w:jc w:val="center"/>
              <w:rPr>
                <w:rFonts w:hint="default" w:ascii="Times New Roman" w:hAnsi="Times New Roman" w:cs="Times New Roman" w:eastAsiaTheme="minorEastAsia"/>
                <w:color w:val="000000" w:themeColor="text1"/>
                <w:kern w:val="2"/>
                <w:sz w:val="21"/>
                <w:szCs w:val="24"/>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10</w:t>
            </w:r>
          </w:p>
        </w:tc>
        <w:tc>
          <w:tcPr>
            <w:tcW w:w="4535" w:type="dxa"/>
            <w:gridSpan w:val="2"/>
            <w:vAlign w:val="center"/>
          </w:tcPr>
          <w:p w14:paraId="0F704BC0">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建筑美术1</w:t>
            </w:r>
          </w:p>
          <w:p w14:paraId="1790A61F">
            <w:pPr>
              <w:snapToGrid w:val="0"/>
              <w:jc w:val="left"/>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 xml:space="preserve">Building Drawing </w:t>
            </w:r>
            <w:r>
              <w:rPr>
                <w:rFonts w:hint="eastAsia" w:ascii="宋体" w:hAnsi="宋体"/>
                <w:color w:val="000000" w:themeColor="text1"/>
                <w:sz w:val="18"/>
                <w:szCs w:val="18"/>
                <w:highlight w:val="none"/>
                <w14:textFill>
                  <w14:solidFill>
                    <w14:schemeClr w14:val="tx1"/>
                  </w14:solidFill>
                </w14:textFill>
              </w:rPr>
              <w:t>Ⅰ</w:t>
            </w:r>
          </w:p>
        </w:tc>
        <w:tc>
          <w:tcPr>
            <w:tcW w:w="625" w:type="dxa"/>
            <w:gridSpan w:val="2"/>
            <w:vAlign w:val="center"/>
          </w:tcPr>
          <w:p w14:paraId="655FBE1F">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510" w:type="dxa"/>
            <w:gridSpan w:val="2"/>
            <w:vAlign w:val="center"/>
          </w:tcPr>
          <w:p w14:paraId="7E1A5931">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w:t>
            </w:r>
          </w:p>
        </w:tc>
        <w:tc>
          <w:tcPr>
            <w:tcW w:w="425" w:type="dxa"/>
            <w:gridSpan w:val="2"/>
            <w:vAlign w:val="center"/>
          </w:tcPr>
          <w:p w14:paraId="7B36E3BE">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68</w:t>
            </w:r>
          </w:p>
        </w:tc>
        <w:tc>
          <w:tcPr>
            <w:tcW w:w="648" w:type="dxa"/>
            <w:gridSpan w:val="2"/>
            <w:vAlign w:val="center"/>
          </w:tcPr>
          <w:p w14:paraId="6506AA8D">
            <w:pPr>
              <w:snapToGrid w:val="0"/>
              <w:ind w:left="-105" w:leftChars="-50" w:right="-105" w:rightChars="-50" w:firstLine="5" w:firstLineChars="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51</w:t>
            </w:r>
          </w:p>
        </w:tc>
        <w:tc>
          <w:tcPr>
            <w:tcW w:w="628" w:type="dxa"/>
            <w:gridSpan w:val="2"/>
            <w:vAlign w:val="center"/>
          </w:tcPr>
          <w:p w14:paraId="4CCDB159">
            <w:pPr>
              <w:snapToGrid w:val="0"/>
              <w:ind w:left="-105" w:leftChars="-50" w:right="-105" w:rightChars="-50" w:firstLine="5" w:firstLineChars="0"/>
              <w:jc w:val="center"/>
              <w:rPr>
                <w:rFonts w:hint="default"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17</w:t>
            </w:r>
          </w:p>
        </w:tc>
        <w:tc>
          <w:tcPr>
            <w:tcW w:w="567" w:type="dxa"/>
            <w:gridSpan w:val="2"/>
            <w:vAlign w:val="center"/>
          </w:tcPr>
          <w:p w14:paraId="25A7A48B">
            <w:pPr>
              <w:snapToGrid w:val="0"/>
              <w:jc w:val="center"/>
              <w:rPr>
                <w:rFonts w:hint="eastAsia" w:cs="Times New Roman" w:asciiTheme="minorEastAsia" w:hAnsiTheme="minorEastAsia" w:eastAsiaTheme="minorEastAsia"/>
                <w:color w:val="000000" w:themeColor="text1"/>
                <w:kern w:val="2"/>
                <w:sz w:val="18"/>
                <w:szCs w:val="18"/>
                <w:highlight w:val="none"/>
                <w:lang w:val="en-US" w:eastAsia="zh-CN" w:bidi="ar-SA"/>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r>
      <w:tr w14:paraId="4E3C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80" w:type="dxa"/>
          <w:trHeight w:val="510" w:hRule="atLeast"/>
          <w:jc w:val="center"/>
        </w:trPr>
        <w:tc>
          <w:tcPr>
            <w:tcW w:w="1134" w:type="dxa"/>
            <w:gridSpan w:val="2"/>
            <w:vAlign w:val="center"/>
          </w:tcPr>
          <w:p w14:paraId="4D78F63B">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合 计</w:t>
            </w:r>
          </w:p>
        </w:tc>
        <w:tc>
          <w:tcPr>
            <w:tcW w:w="4535" w:type="dxa"/>
            <w:gridSpan w:val="2"/>
            <w:vAlign w:val="center"/>
          </w:tcPr>
          <w:p w14:paraId="0A546DD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625" w:type="dxa"/>
            <w:gridSpan w:val="2"/>
            <w:vAlign w:val="center"/>
          </w:tcPr>
          <w:p w14:paraId="3789F4B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10" w:type="dxa"/>
            <w:gridSpan w:val="2"/>
            <w:vAlign w:val="center"/>
          </w:tcPr>
          <w:p w14:paraId="78F7D177">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983" w:author="杰" w:date="2025-08-27T17:09:32Z">
              <w:r>
                <w:rPr>
                  <w:rFonts w:hint="eastAsia" w:asciiTheme="minorEastAsia" w:hAnsiTheme="minorEastAsia" w:eastAsiaTheme="minorEastAsia"/>
                  <w:color w:val="auto"/>
                  <w:sz w:val="18"/>
                  <w:szCs w:val="18"/>
                  <w:highlight w:val="none"/>
                </w:rPr>
                <w:delText>33</w:delText>
              </w:r>
            </w:del>
            <w:ins w:id="1984" w:author="杰" w:date="2025-08-27T17:09:32Z">
              <w:r>
                <w:rPr>
                  <w:rFonts w:hint="eastAsia" w:asciiTheme="minorEastAsia" w:hAnsiTheme="minorEastAsia" w:eastAsiaTheme="minorEastAsia"/>
                  <w:color w:val="auto"/>
                  <w:sz w:val="18"/>
                  <w:szCs w:val="18"/>
                  <w:highlight w:val="none"/>
                  <w:lang w:val="en-US" w:eastAsia="zh-CN"/>
                </w:rPr>
                <w:t>28</w:t>
              </w:r>
            </w:ins>
            <w:ins w:id="1985"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ins>
          </w:p>
        </w:tc>
        <w:tc>
          <w:tcPr>
            <w:tcW w:w="425" w:type="dxa"/>
            <w:gridSpan w:val="2"/>
            <w:vAlign w:val="center"/>
          </w:tcPr>
          <w:p w14:paraId="1215A9D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del w:id="1986" w:author="杰" w:date="2025-08-27T17:09:32Z">
              <w:r>
                <w:rPr>
                  <w:rFonts w:hint="eastAsia" w:asciiTheme="minorEastAsia" w:hAnsiTheme="minorEastAsia" w:eastAsiaTheme="minorEastAsia"/>
                  <w:color w:val="auto"/>
                  <w:sz w:val="18"/>
                  <w:szCs w:val="18"/>
                  <w:highlight w:val="none"/>
                  <w:lang w:val="en-US" w:eastAsia="zh-CN"/>
                </w:rPr>
                <w:delText>575</w:delText>
              </w:r>
            </w:del>
            <w:ins w:id="1987" w:author="杰" w:date="2025-08-27T17:09:32Z">
              <w:r>
                <w:rPr>
                  <w:rFonts w:hint="eastAsia" w:asciiTheme="minorEastAsia" w:hAnsiTheme="minorEastAsia" w:eastAsiaTheme="minorEastAsia"/>
                  <w:color w:val="auto"/>
                  <w:sz w:val="18"/>
                  <w:szCs w:val="18"/>
                  <w:highlight w:val="none"/>
                  <w:lang w:val="en-US" w:eastAsia="zh-CN"/>
                </w:rPr>
                <w:t>450</w:t>
              </w:r>
            </w:ins>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648" w:type="dxa"/>
            <w:gridSpan w:val="2"/>
            <w:vAlign w:val="center"/>
          </w:tcPr>
          <w:p w14:paraId="3E06CA82">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988" w:author="杰" w:date="2025-08-27T17:09:32Z">
              <w:r>
                <w:rPr>
                  <w:rFonts w:hint="eastAsia" w:asciiTheme="minorEastAsia" w:hAnsiTheme="minorEastAsia" w:eastAsiaTheme="minorEastAsia"/>
                  <w:color w:val="auto"/>
                  <w:sz w:val="18"/>
                  <w:szCs w:val="18"/>
                  <w:highlight w:val="none"/>
                  <w:lang w:val="en-US" w:eastAsia="zh-CN"/>
                </w:rPr>
                <w:delText>527</w:delText>
              </w:r>
            </w:del>
            <w:ins w:id="1989"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425</w:t>
              </w:r>
            </w:ins>
          </w:p>
        </w:tc>
        <w:tc>
          <w:tcPr>
            <w:tcW w:w="628" w:type="dxa"/>
            <w:gridSpan w:val="2"/>
            <w:vAlign w:val="center"/>
          </w:tcPr>
          <w:p w14:paraId="6600F42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del w:id="1990" w:author="杰" w:date="2025-08-27T17:09:32Z">
              <w:r>
                <w:rPr>
                  <w:rFonts w:hint="eastAsia" w:asciiTheme="minorEastAsia" w:hAnsiTheme="minorEastAsia" w:eastAsiaTheme="minorEastAsia"/>
                  <w:color w:val="auto"/>
                  <w:sz w:val="18"/>
                  <w:szCs w:val="18"/>
                  <w:highlight w:val="none"/>
                  <w:lang w:val="en-US" w:eastAsia="zh-CN"/>
                </w:rPr>
                <w:delText>48</w:delText>
              </w:r>
            </w:del>
            <w:ins w:id="1991"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25</w:t>
              </w:r>
            </w:ins>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567" w:type="dxa"/>
            <w:gridSpan w:val="2"/>
            <w:vAlign w:val="center"/>
          </w:tcPr>
          <w:p w14:paraId="5DD57C5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bl>
    <w:p w14:paraId="6E27D2D0">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ascii="黑体" w:eastAsia="黑体"/>
          <w:bCs/>
          <w:color w:val="000000" w:themeColor="text1"/>
          <w:sz w:val="24"/>
          <w:highlight w:val="none"/>
          <w14:textFill>
            <w14:solidFill>
              <w14:schemeClr w14:val="tx1"/>
            </w14:solidFill>
          </w14:textFill>
        </w:rPr>
        <w:t>2</w:t>
      </w:r>
      <w:r>
        <w:rPr>
          <w:rFonts w:hint="eastAsia" w:ascii="黑体" w:eastAsia="黑体"/>
          <w:bCs/>
          <w:color w:val="000000" w:themeColor="text1"/>
          <w:sz w:val="24"/>
          <w:highlight w:val="none"/>
          <w14:textFill>
            <w14:solidFill>
              <w14:schemeClr w14:val="tx1"/>
            </w14:solidFill>
          </w14:textFill>
        </w:rPr>
        <w:t>.学科拓展课（最低修读</w:t>
      </w:r>
      <w:r>
        <w:rPr>
          <w:rFonts w:hint="eastAsia" w:ascii="黑体" w:eastAsia="黑体"/>
          <w:bCs/>
          <w:color w:val="000000" w:themeColor="text1"/>
          <w:sz w:val="24"/>
          <w:highlight w:val="none"/>
          <w:lang w:val="en-US" w:eastAsia="zh-CN"/>
          <w14:textFill>
            <w14:solidFill>
              <w14:schemeClr w14:val="tx1"/>
            </w14:solidFill>
          </w14:textFill>
        </w:rPr>
        <w:t>23.5</w:t>
      </w:r>
      <w:r>
        <w:rPr>
          <w:rFonts w:hint="eastAsia" w:ascii="黑体" w:eastAsia="黑体"/>
          <w:bCs/>
          <w:color w:val="000000" w:themeColor="text1"/>
          <w:sz w:val="24"/>
          <w:highlight w:val="none"/>
          <w14:textFill>
            <w14:solidFill>
              <w14:schemeClr w14:val="tx1"/>
            </w14:solidFill>
          </w14:textFill>
        </w:rPr>
        <w:t>学分，其中实践实验环节最低修读</w:t>
      </w:r>
      <w:r>
        <w:rPr>
          <w:rFonts w:hint="eastAsia" w:ascii="黑体" w:eastAsia="黑体"/>
          <w:bCs/>
          <w:color w:val="000000" w:themeColor="text1"/>
          <w:sz w:val="24"/>
          <w:highlight w:val="none"/>
          <w:lang w:val="en-US" w:eastAsia="zh-CN"/>
          <w14:textFill>
            <w14:solidFill>
              <w14:schemeClr w14:val="tx1"/>
            </w14:solidFill>
          </w14:textFill>
        </w:rPr>
        <w:t>12</w:t>
      </w:r>
      <w:r>
        <w:rPr>
          <w:rFonts w:hint="eastAsia" w:ascii="黑体" w:eastAsia="黑体"/>
          <w:bCs/>
          <w:color w:val="000000" w:themeColor="text1"/>
          <w:sz w:val="24"/>
          <w:highlight w:val="none"/>
          <w14:textFill>
            <w14:solidFill>
              <w14:schemeClr w14:val="tx1"/>
            </w14:solidFill>
          </w14:textFill>
        </w:rPr>
        <w:t>学分）</w:t>
      </w:r>
    </w:p>
    <w:tbl>
      <w:tblPr>
        <w:tblStyle w:val="14"/>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4535"/>
        <w:gridCol w:w="639"/>
        <w:gridCol w:w="496"/>
        <w:gridCol w:w="567"/>
        <w:gridCol w:w="567"/>
        <w:gridCol w:w="567"/>
        <w:gridCol w:w="567"/>
      </w:tblGrid>
      <w:tr w14:paraId="312A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blHeader/>
          <w:jc w:val="center"/>
        </w:trPr>
        <w:tc>
          <w:tcPr>
            <w:tcW w:w="1134" w:type="dxa"/>
            <w:vMerge w:val="restart"/>
            <w:tcMar>
              <w:top w:w="57" w:type="dxa"/>
              <w:left w:w="28" w:type="dxa"/>
              <w:bottom w:w="57" w:type="dxa"/>
              <w:right w:w="28" w:type="dxa"/>
            </w:tcMar>
            <w:vAlign w:val="center"/>
          </w:tcPr>
          <w:p w14:paraId="3D8A388F">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课程号</w:t>
            </w:r>
          </w:p>
        </w:tc>
        <w:tc>
          <w:tcPr>
            <w:tcW w:w="4535" w:type="dxa"/>
            <w:vMerge w:val="restart"/>
            <w:vAlign w:val="center"/>
          </w:tcPr>
          <w:p w14:paraId="3F31099C">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课程名称</w:t>
            </w:r>
          </w:p>
          <w:p w14:paraId="629E827E">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asciiTheme="minorEastAsia" w:hAnsiTheme="minorEastAsia" w:eastAsiaTheme="minorEastAsia"/>
                <w:b/>
                <w:color w:val="000000" w:themeColor="text1"/>
                <w:sz w:val="18"/>
                <w:szCs w:val="18"/>
                <w:highlight w:val="none"/>
                <w14:textFill>
                  <w14:solidFill>
                    <w14:schemeClr w14:val="tx1"/>
                  </w14:solidFill>
                </w14:textFill>
              </w:rPr>
              <w:t>Courses Name</w:t>
            </w:r>
          </w:p>
        </w:tc>
        <w:tc>
          <w:tcPr>
            <w:tcW w:w="639" w:type="dxa"/>
            <w:vMerge w:val="restart"/>
            <w:vAlign w:val="center"/>
          </w:tcPr>
          <w:p w14:paraId="594D7F69">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考核</w:t>
            </w:r>
          </w:p>
          <w:p w14:paraId="2F3C2E58">
            <w:pPr>
              <w:snapToGrid w:val="0"/>
              <w:ind w:left="-105" w:leftChars="-50" w:right="-105" w:rightChars="-50" w:firstLine="6"/>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类型</w:t>
            </w:r>
          </w:p>
        </w:tc>
        <w:tc>
          <w:tcPr>
            <w:tcW w:w="496" w:type="dxa"/>
            <w:vMerge w:val="restart"/>
            <w:vAlign w:val="center"/>
          </w:tcPr>
          <w:p w14:paraId="2EFD92E9">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kern w:val="0"/>
                <w:sz w:val="18"/>
                <w:szCs w:val="18"/>
                <w:highlight w:val="none"/>
                <w14:textFill>
                  <w14:solidFill>
                    <w14:schemeClr w14:val="tx1"/>
                  </w14:solidFill>
                </w14:textFill>
              </w:rPr>
              <w:t>学分</w:t>
            </w:r>
          </w:p>
        </w:tc>
        <w:tc>
          <w:tcPr>
            <w:tcW w:w="1701" w:type="dxa"/>
            <w:gridSpan w:val="3"/>
            <w:vAlign w:val="center"/>
          </w:tcPr>
          <w:p w14:paraId="55B37EE8">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学时</w:t>
            </w:r>
          </w:p>
        </w:tc>
        <w:tc>
          <w:tcPr>
            <w:tcW w:w="567" w:type="dxa"/>
            <w:vMerge w:val="restart"/>
            <w:vAlign w:val="center"/>
          </w:tcPr>
          <w:p w14:paraId="636BC0F0">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开课</w:t>
            </w:r>
          </w:p>
          <w:p w14:paraId="1AF95E24">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学期</w:t>
            </w:r>
          </w:p>
        </w:tc>
      </w:tr>
      <w:tr w14:paraId="728E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34" w:type="dxa"/>
            <w:vMerge w:val="continue"/>
            <w:tcMar>
              <w:top w:w="57" w:type="dxa"/>
              <w:left w:w="28" w:type="dxa"/>
              <w:bottom w:w="57" w:type="dxa"/>
              <w:right w:w="28" w:type="dxa"/>
            </w:tcMar>
            <w:vAlign w:val="center"/>
          </w:tcPr>
          <w:p w14:paraId="13C8F682">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535" w:type="dxa"/>
            <w:vMerge w:val="continue"/>
            <w:vAlign w:val="center"/>
          </w:tcPr>
          <w:p w14:paraId="64B4C880">
            <w:pPr>
              <w:widowControl/>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639" w:type="dxa"/>
            <w:vMerge w:val="continue"/>
            <w:vAlign w:val="center"/>
          </w:tcPr>
          <w:p w14:paraId="766849A2">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96" w:type="dxa"/>
            <w:vMerge w:val="continue"/>
            <w:vAlign w:val="center"/>
          </w:tcPr>
          <w:p w14:paraId="5DBD7FC2">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7" w:type="dxa"/>
            <w:vAlign w:val="center"/>
          </w:tcPr>
          <w:p w14:paraId="52ABED78">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小计</w:t>
            </w:r>
          </w:p>
        </w:tc>
        <w:tc>
          <w:tcPr>
            <w:tcW w:w="567" w:type="dxa"/>
            <w:vAlign w:val="center"/>
          </w:tcPr>
          <w:p w14:paraId="225224B9">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理论</w:t>
            </w:r>
          </w:p>
        </w:tc>
        <w:tc>
          <w:tcPr>
            <w:tcW w:w="567" w:type="dxa"/>
            <w:vAlign w:val="center"/>
          </w:tcPr>
          <w:p w14:paraId="32CE29C5">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实验</w:t>
            </w:r>
          </w:p>
          <w:p w14:paraId="35FF4DD5">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实践</w:t>
            </w:r>
          </w:p>
        </w:tc>
        <w:tc>
          <w:tcPr>
            <w:tcW w:w="567" w:type="dxa"/>
            <w:vMerge w:val="continue"/>
          </w:tcPr>
          <w:p w14:paraId="5FD06861">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r>
      <w:tr w14:paraId="0F47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4A04F0C4">
            <w:pPr>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11</w:t>
            </w:r>
          </w:p>
        </w:tc>
        <w:tc>
          <w:tcPr>
            <w:tcW w:w="4535" w:type="dxa"/>
            <w:vAlign w:val="center"/>
          </w:tcPr>
          <w:p w14:paraId="36DF40F1">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建筑美术</w:t>
            </w: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p w14:paraId="06C7B96C">
            <w:pPr>
              <w:snapToGrid w:val="0"/>
              <w:jc w:val="left"/>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Building Drawing Ⅱ</w:t>
            </w:r>
          </w:p>
        </w:tc>
        <w:tc>
          <w:tcPr>
            <w:tcW w:w="639" w:type="dxa"/>
            <w:vAlign w:val="center"/>
          </w:tcPr>
          <w:p w14:paraId="0FB19B67">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3D55FA0A">
            <w:pPr>
              <w:snapToGrid w:val="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w:t>
            </w:r>
          </w:p>
        </w:tc>
        <w:tc>
          <w:tcPr>
            <w:tcW w:w="567" w:type="dxa"/>
            <w:vAlign w:val="center"/>
          </w:tcPr>
          <w:p w14:paraId="0B4C61F4">
            <w:pPr>
              <w:snapToGrid w:val="0"/>
              <w:ind w:left="-105" w:leftChars="-50" w:right="-105" w:rightChars="-50" w:firstLine="5" w:firstLineChars="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68</w:t>
            </w:r>
          </w:p>
        </w:tc>
        <w:tc>
          <w:tcPr>
            <w:tcW w:w="567" w:type="dxa"/>
            <w:vAlign w:val="center"/>
          </w:tcPr>
          <w:p w14:paraId="2E1B0024">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51</w:t>
            </w:r>
          </w:p>
        </w:tc>
        <w:tc>
          <w:tcPr>
            <w:tcW w:w="567" w:type="dxa"/>
            <w:vAlign w:val="center"/>
          </w:tcPr>
          <w:p w14:paraId="514B75EF">
            <w:pPr>
              <w:snapToGrid w:val="0"/>
              <w:ind w:left="-105" w:leftChars="-50" w:right="-105" w:rightChars="-50" w:firstLine="5" w:firstLineChars="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17</w:t>
            </w:r>
          </w:p>
        </w:tc>
        <w:tc>
          <w:tcPr>
            <w:tcW w:w="567" w:type="dxa"/>
            <w:vAlign w:val="center"/>
          </w:tcPr>
          <w:p w14:paraId="72807ACD">
            <w:pPr>
              <w:snapToGrid w:val="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r>
      <w:tr w14:paraId="767C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1E28B2AA">
            <w:pPr>
              <w:jc w:val="center"/>
              <w:rPr>
                <w:rFonts w:hint="default" w:eastAsiaTheme="minorEastAsia"/>
                <w:color w:val="000000" w:themeColor="text1"/>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12</w:t>
            </w:r>
          </w:p>
        </w:tc>
        <w:tc>
          <w:tcPr>
            <w:tcW w:w="4535" w:type="dxa"/>
            <w:vAlign w:val="center"/>
          </w:tcPr>
          <w:p w14:paraId="056D106B">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建筑形态构成</w:t>
            </w:r>
          </w:p>
          <w:p w14:paraId="0AB87671">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Architectural Form Composition</w:t>
            </w:r>
          </w:p>
        </w:tc>
        <w:tc>
          <w:tcPr>
            <w:tcW w:w="639" w:type="dxa"/>
            <w:vAlign w:val="center"/>
          </w:tcPr>
          <w:p w14:paraId="22502E6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56AF22A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2DEE3AC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4322C11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4C731C64">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395F959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79D0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30AAD4EE">
            <w:pPr>
              <w:jc w:val="center"/>
              <w:rPr>
                <w:rFonts w:hint="default" w:eastAsiaTheme="minorEastAsia"/>
                <w:color w:val="000000" w:themeColor="text1"/>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13</w:t>
            </w:r>
          </w:p>
        </w:tc>
        <w:tc>
          <w:tcPr>
            <w:tcW w:w="4535" w:type="dxa"/>
            <w:vAlign w:val="center"/>
          </w:tcPr>
          <w:p w14:paraId="0E907978">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计算机应用</w:t>
            </w:r>
          </w:p>
          <w:p w14:paraId="45F41D57">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 xml:space="preserve">Computer Application Design </w:t>
            </w:r>
          </w:p>
        </w:tc>
        <w:tc>
          <w:tcPr>
            <w:tcW w:w="639" w:type="dxa"/>
            <w:vAlign w:val="center"/>
          </w:tcPr>
          <w:p w14:paraId="0E78F4A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12744E4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
          <w:p w14:paraId="446CDAE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49B082D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4C7A854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5057192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7A2FE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6749A134">
            <w:pPr>
              <w:jc w:val="center"/>
              <w:rPr>
                <w:rFonts w:hint="default" w:eastAsiaTheme="minorEastAsia"/>
                <w:color w:val="000000" w:themeColor="text1"/>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14</w:t>
            </w:r>
          </w:p>
        </w:tc>
        <w:tc>
          <w:tcPr>
            <w:tcW w:w="4535" w:type="dxa"/>
            <w:vAlign w:val="center"/>
          </w:tcPr>
          <w:p w14:paraId="2A20800D">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中外美术欣赏</w:t>
            </w:r>
          </w:p>
          <w:p w14:paraId="217FB679">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Appreciation of Fine Art in China and Foreign Countries</w:t>
            </w:r>
          </w:p>
        </w:tc>
        <w:tc>
          <w:tcPr>
            <w:tcW w:w="639" w:type="dxa"/>
            <w:vAlign w:val="center"/>
          </w:tcPr>
          <w:p w14:paraId="7FA9E8E4">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10F1AF1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165DC12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0952FD3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4C0AFE6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59F835A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2CDD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23BAEB43">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4535" w:type="dxa"/>
            <w:vAlign w:val="center"/>
          </w:tcPr>
          <w:p w14:paraId="1AF64D5F">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室内设计</w:t>
            </w:r>
          </w:p>
          <w:p w14:paraId="44623246">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Interior Design</w:t>
            </w:r>
          </w:p>
        </w:tc>
        <w:tc>
          <w:tcPr>
            <w:tcW w:w="639" w:type="dxa"/>
            <w:vAlign w:val="center"/>
          </w:tcPr>
          <w:p w14:paraId="35EBF14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2721CD4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756DE80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5DB8340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1BE7697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062CFD7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42F8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257EF074">
            <w:pPr>
              <w:snapToGrid w:val="0"/>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w:t>
            </w:r>
          </w:p>
        </w:tc>
        <w:tc>
          <w:tcPr>
            <w:tcW w:w="4535" w:type="dxa"/>
            <w:vAlign w:val="center"/>
          </w:tcPr>
          <w:p w14:paraId="7D80164A">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建筑材料</w:t>
            </w:r>
          </w:p>
          <w:p w14:paraId="23815424">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Building Materials</w:t>
            </w:r>
          </w:p>
        </w:tc>
        <w:tc>
          <w:tcPr>
            <w:tcW w:w="639" w:type="dxa"/>
            <w:vAlign w:val="center"/>
          </w:tcPr>
          <w:p w14:paraId="73F45DA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6A25EE4B">
            <w:pPr>
              <w:snapToGrid w:val="0"/>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567" w:type="dxa"/>
            <w:vAlign w:val="center"/>
          </w:tcPr>
          <w:p w14:paraId="7F345A1A">
            <w:pPr>
              <w:snapToGrid w:val="0"/>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w:t>
            </w:r>
          </w:p>
        </w:tc>
        <w:tc>
          <w:tcPr>
            <w:tcW w:w="567" w:type="dxa"/>
            <w:vAlign w:val="center"/>
          </w:tcPr>
          <w:p w14:paraId="2078577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2127AABA">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8</w:t>
            </w:r>
          </w:p>
        </w:tc>
        <w:tc>
          <w:tcPr>
            <w:tcW w:w="567" w:type="dxa"/>
            <w:vAlign w:val="center"/>
          </w:tcPr>
          <w:p w14:paraId="4632E9E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7943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74210DF">
            <w:pPr>
              <w:snapToGrid w:val="0"/>
              <w:jc w:val="left"/>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7</w:t>
            </w:r>
          </w:p>
        </w:tc>
        <w:tc>
          <w:tcPr>
            <w:tcW w:w="4535" w:type="dxa"/>
            <w:vAlign w:val="center"/>
          </w:tcPr>
          <w:p w14:paraId="3CA236A2">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建筑</w:t>
            </w:r>
            <w:r>
              <w:rPr>
                <w:rFonts w:hint="eastAsia" w:asciiTheme="minorEastAsia" w:hAnsiTheme="minorEastAsia" w:eastAsiaTheme="minorEastAsia"/>
                <w:color w:val="000000" w:themeColor="text1"/>
                <w:sz w:val="18"/>
                <w:szCs w:val="18"/>
                <w:highlight w:val="none"/>
                <w14:textFill>
                  <w14:solidFill>
                    <w14:schemeClr w14:val="tx1"/>
                  </w14:solidFill>
                </w14:textFill>
              </w:rPr>
              <w:t>经济与管理</w:t>
            </w:r>
          </w:p>
          <w:p w14:paraId="5F4EE695">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cs="Times New Roman" w:asciiTheme="minorEastAsia" w:hAnsiTheme="minorEastAsia" w:eastAsiaTheme="minorEastAsia"/>
                <w:color w:val="000000" w:themeColor="text1"/>
                <w:sz w:val="18"/>
                <w:szCs w:val="18"/>
                <w:highlight w:val="none"/>
                <w14:textFill>
                  <w14:solidFill>
                    <w14:schemeClr w14:val="tx1"/>
                  </w14:solidFill>
                </w14:textFill>
              </w:rPr>
              <w:t>Construction Economy and Management</w:t>
            </w:r>
          </w:p>
        </w:tc>
        <w:tc>
          <w:tcPr>
            <w:tcW w:w="639" w:type="dxa"/>
            <w:vAlign w:val="center"/>
          </w:tcPr>
          <w:p w14:paraId="5354D93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0647E87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
          <w:p w14:paraId="6804660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608B437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3CCC8A2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0F10F3B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5682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0A697FD">
            <w:pPr>
              <w:jc w:val="center"/>
              <w:rPr>
                <w:rFonts w:hint="default" w:eastAsiaTheme="minorEastAsia"/>
                <w:color w:val="000000" w:themeColor="text1"/>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18</w:t>
            </w:r>
          </w:p>
        </w:tc>
        <w:tc>
          <w:tcPr>
            <w:tcW w:w="4535" w:type="dxa"/>
            <w:vAlign w:val="center"/>
          </w:tcPr>
          <w:p w14:paraId="4F7A45C5">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环境心理学</w:t>
            </w:r>
          </w:p>
          <w:p w14:paraId="5E867900">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Environmental Psychology</w:t>
            </w:r>
          </w:p>
        </w:tc>
        <w:tc>
          <w:tcPr>
            <w:tcW w:w="639" w:type="dxa"/>
            <w:vAlign w:val="center"/>
          </w:tcPr>
          <w:p w14:paraId="63564AC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5E81BB2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
          <w:p w14:paraId="3A418D34">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7A08FE1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468384C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593104B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316F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24CD9486">
            <w:pPr>
              <w:snapToGrid w:val="0"/>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19</w:t>
            </w:r>
          </w:p>
        </w:tc>
        <w:tc>
          <w:tcPr>
            <w:tcW w:w="4535" w:type="dxa"/>
            <w:vAlign w:val="center"/>
          </w:tcPr>
          <w:p w14:paraId="74F1C099">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测量学</w:t>
            </w:r>
          </w:p>
          <w:p w14:paraId="64A03AEB">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Surveying</w:t>
            </w:r>
          </w:p>
        </w:tc>
        <w:tc>
          <w:tcPr>
            <w:tcW w:w="639" w:type="dxa"/>
            <w:vAlign w:val="center"/>
          </w:tcPr>
          <w:p w14:paraId="42CE01D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2C2707F8">
            <w:pPr>
              <w:snapToGrid w:val="0"/>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567" w:type="dxa"/>
            <w:vAlign w:val="center"/>
          </w:tcPr>
          <w:p w14:paraId="13898B0C">
            <w:pPr>
              <w:snapToGrid w:val="0"/>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w:t>
            </w:r>
          </w:p>
        </w:tc>
        <w:tc>
          <w:tcPr>
            <w:tcW w:w="567" w:type="dxa"/>
            <w:vAlign w:val="center"/>
          </w:tcPr>
          <w:p w14:paraId="210BD12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4BB33625">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8</w:t>
            </w:r>
          </w:p>
        </w:tc>
        <w:tc>
          <w:tcPr>
            <w:tcW w:w="567" w:type="dxa"/>
            <w:vAlign w:val="center"/>
          </w:tcPr>
          <w:p w14:paraId="189BB10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5DB8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EAEAE22">
            <w:pPr>
              <w:snapToGrid w:val="0"/>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20</w:t>
            </w:r>
          </w:p>
        </w:tc>
        <w:tc>
          <w:tcPr>
            <w:tcW w:w="4535" w:type="dxa"/>
            <w:vAlign w:val="center"/>
          </w:tcPr>
          <w:p w14:paraId="56535ED1">
            <w:pPr>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测量实习</w:t>
            </w:r>
          </w:p>
          <w:p w14:paraId="0983AA97">
            <w:pPr>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Surveying</w:t>
            </w:r>
            <w:r>
              <w:rPr>
                <w:rFonts w:asciiTheme="minorEastAsia" w:hAnsiTheme="minorEastAsia"/>
                <w:color w:val="000000" w:themeColor="text1"/>
                <w:sz w:val="18"/>
                <w:szCs w:val="18"/>
                <w:highlight w:val="none"/>
                <w14:textFill>
                  <w14:solidFill>
                    <w14:schemeClr w14:val="tx1"/>
                  </w14:solidFill>
                </w14:textFill>
              </w:rPr>
              <w:t xml:space="preserve"> Practice</w:t>
            </w:r>
          </w:p>
        </w:tc>
        <w:tc>
          <w:tcPr>
            <w:tcW w:w="639" w:type="dxa"/>
            <w:vAlign w:val="center"/>
          </w:tcPr>
          <w:p w14:paraId="4A4B2F06">
            <w:pPr>
              <w:snapToGrid w:val="0"/>
              <w:ind w:left="-105" w:leftChars="-50" w:right="-105" w:rightChars="-50" w:firstLine="5"/>
              <w:jc w:val="center"/>
              <w:rPr>
                <w:rFonts w:asciiTheme="minorEastAsia" w:hAnsiTheme="minorEastAsia"/>
                <w:color w:val="000000" w:themeColor="text1"/>
                <w:sz w:val="18"/>
                <w:szCs w:val="18"/>
                <w:highlight w:val="none"/>
                <w14:textFill>
                  <w14:solidFill>
                    <w14:schemeClr w14:val="tx1"/>
                  </w14:solidFill>
                </w14:textFill>
              </w:rPr>
            </w:pPr>
            <w:r>
              <w:rPr>
                <w:rFonts w:asciiTheme="minorEastAsia" w:hAnsiTheme="minorEastAsia"/>
                <w:color w:val="000000" w:themeColor="text1"/>
                <w:sz w:val="18"/>
                <w:szCs w:val="18"/>
                <w:highlight w:val="none"/>
                <w14:textFill>
                  <w14:solidFill>
                    <w14:schemeClr w14:val="tx1"/>
                  </w14:solidFill>
                </w14:textFill>
              </w:rPr>
              <w:t>考查</w:t>
            </w:r>
          </w:p>
        </w:tc>
        <w:tc>
          <w:tcPr>
            <w:tcW w:w="496" w:type="dxa"/>
            <w:vAlign w:val="center"/>
          </w:tcPr>
          <w:p w14:paraId="66D290E4">
            <w:pPr>
              <w:snapToGrid w:val="0"/>
              <w:ind w:left="-105" w:leftChars="-50" w:right="-105" w:rightChars="-50" w:firstLine="5"/>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p>
        </w:tc>
        <w:tc>
          <w:tcPr>
            <w:tcW w:w="567" w:type="dxa"/>
            <w:vAlign w:val="center"/>
          </w:tcPr>
          <w:p w14:paraId="722FD0DF">
            <w:pPr>
              <w:snapToGrid w:val="0"/>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1周</w:t>
            </w:r>
          </w:p>
        </w:tc>
        <w:tc>
          <w:tcPr>
            <w:tcW w:w="567" w:type="dxa"/>
            <w:vAlign w:val="center"/>
          </w:tcPr>
          <w:p w14:paraId="301805C4">
            <w:pPr>
              <w:snapToGrid w:val="0"/>
              <w:ind w:left="-105" w:leftChars="-50" w:right="-105" w:rightChars="-50" w:firstLine="5"/>
              <w:jc w:val="center"/>
              <w:rPr>
                <w:rFonts w:asciiTheme="minorEastAsia" w:hAnsiTheme="minorEastAsia"/>
                <w:color w:val="000000" w:themeColor="text1"/>
                <w:sz w:val="18"/>
                <w:szCs w:val="18"/>
                <w:highlight w:val="none"/>
                <w14:textFill>
                  <w14:solidFill>
                    <w14:schemeClr w14:val="tx1"/>
                  </w14:solidFill>
                </w14:textFill>
              </w:rPr>
            </w:pPr>
          </w:p>
        </w:tc>
        <w:tc>
          <w:tcPr>
            <w:tcW w:w="567" w:type="dxa"/>
            <w:vAlign w:val="center"/>
          </w:tcPr>
          <w:p w14:paraId="59D543A3">
            <w:pPr>
              <w:snapToGrid w:val="0"/>
              <w:ind w:left="-105" w:leftChars="-50" w:right="-105" w:rightChars="-50" w:firstLine="5"/>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1</w:t>
            </w:r>
            <w:r>
              <w:rPr>
                <w:rFonts w:asciiTheme="minorEastAsia" w:hAnsiTheme="minorEastAsia"/>
                <w:color w:val="000000" w:themeColor="text1"/>
                <w:sz w:val="18"/>
                <w:szCs w:val="18"/>
                <w:highlight w:val="none"/>
                <w14:textFill>
                  <w14:solidFill>
                    <w14:schemeClr w14:val="tx1"/>
                  </w14:solidFill>
                </w14:textFill>
              </w:rPr>
              <w:t>周</w:t>
            </w:r>
          </w:p>
        </w:tc>
        <w:tc>
          <w:tcPr>
            <w:tcW w:w="567" w:type="dxa"/>
            <w:vAlign w:val="center"/>
          </w:tcPr>
          <w:p w14:paraId="2C38ACB4">
            <w:pPr>
              <w:snapToGrid w:val="0"/>
              <w:ind w:left="-105" w:leftChars="-50" w:right="-105" w:rightChars="-50" w:firstLine="5"/>
              <w:jc w:val="center"/>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6</w:t>
            </w:r>
          </w:p>
        </w:tc>
      </w:tr>
      <w:tr w14:paraId="7796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444987AF">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w:t>
            </w:r>
          </w:p>
        </w:tc>
        <w:tc>
          <w:tcPr>
            <w:tcW w:w="4535" w:type="dxa"/>
            <w:vAlign w:val="center"/>
          </w:tcPr>
          <w:p w14:paraId="1BC6B9E7">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建筑画</w:t>
            </w:r>
          </w:p>
          <w:p w14:paraId="4DB2A8A9">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Fast Building Design and Performance</w:t>
            </w:r>
          </w:p>
        </w:tc>
        <w:tc>
          <w:tcPr>
            <w:tcW w:w="639" w:type="dxa"/>
            <w:vAlign w:val="center"/>
          </w:tcPr>
          <w:p w14:paraId="320CA57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5E47E78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
          <w:p w14:paraId="18617B0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244D9DD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2627D78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164F4FB3">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7979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25937752">
            <w:pPr>
              <w:snapToGrid w:val="0"/>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w:t>
            </w:r>
          </w:p>
        </w:tc>
        <w:tc>
          <w:tcPr>
            <w:tcW w:w="4535" w:type="dxa"/>
            <w:vAlign w:val="center"/>
          </w:tcPr>
          <w:p w14:paraId="1EFCD915">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美术写生实习</w:t>
            </w:r>
          </w:p>
          <w:p w14:paraId="53F670E8">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Building Drawing Practice</w:t>
            </w:r>
          </w:p>
        </w:tc>
        <w:tc>
          <w:tcPr>
            <w:tcW w:w="639" w:type="dxa"/>
            <w:vAlign w:val="center"/>
          </w:tcPr>
          <w:p w14:paraId="77DB102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1CE0C04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567" w:type="dxa"/>
            <w:vAlign w:val="center"/>
          </w:tcPr>
          <w:p w14:paraId="763FB07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567" w:type="dxa"/>
            <w:vAlign w:val="center"/>
          </w:tcPr>
          <w:p w14:paraId="120A318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0B7E87D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2周</w:t>
            </w:r>
          </w:p>
        </w:tc>
        <w:tc>
          <w:tcPr>
            <w:tcW w:w="567" w:type="dxa"/>
            <w:vAlign w:val="center"/>
          </w:tcPr>
          <w:p w14:paraId="53B8CA25">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3</w:t>
            </w:r>
          </w:p>
        </w:tc>
      </w:tr>
      <w:tr w14:paraId="44FB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70EB6C4">
            <w:pPr>
              <w:snapToGrid w:val="0"/>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3</w:t>
            </w:r>
          </w:p>
        </w:tc>
        <w:tc>
          <w:tcPr>
            <w:tcW w:w="4535" w:type="dxa"/>
            <w:vAlign w:val="center"/>
          </w:tcPr>
          <w:p w14:paraId="1610C031">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景观与环境设计原理</w:t>
            </w:r>
          </w:p>
          <w:p w14:paraId="4EF5BA52">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Principles of Landscape and Environment</w:t>
            </w:r>
          </w:p>
        </w:tc>
        <w:tc>
          <w:tcPr>
            <w:tcW w:w="639" w:type="dxa"/>
            <w:vAlign w:val="center"/>
          </w:tcPr>
          <w:p w14:paraId="7BB5882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7316A4D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3083437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344DE14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F6DFACC">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05688A5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r>
      <w:tr w14:paraId="7780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8197F7D">
            <w:pPr>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w:t>
            </w:r>
          </w:p>
        </w:tc>
        <w:tc>
          <w:tcPr>
            <w:tcW w:w="4535" w:type="dxa"/>
            <w:vAlign w:val="center"/>
          </w:tcPr>
          <w:p w14:paraId="0C1C3567">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建筑法规</w:t>
            </w:r>
          </w:p>
          <w:p w14:paraId="6F7AE5FA">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Construction Laws and Regulations</w:t>
            </w:r>
          </w:p>
        </w:tc>
        <w:tc>
          <w:tcPr>
            <w:tcW w:w="639" w:type="dxa"/>
            <w:vAlign w:val="center"/>
          </w:tcPr>
          <w:p w14:paraId="200F0EA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w:t>
            </w:r>
            <w:r>
              <w:rPr>
                <w:rFonts w:hint="eastAsia" w:asciiTheme="minorEastAsia" w:hAnsiTheme="minorEastAsia" w:eastAsiaTheme="minorEastAsia"/>
                <w:color w:val="000000" w:themeColor="text1"/>
                <w:sz w:val="18"/>
                <w:szCs w:val="18"/>
                <w:highlight w:val="none"/>
                <w14:textFill>
                  <w14:solidFill>
                    <w14:schemeClr w14:val="tx1"/>
                  </w14:solidFill>
                </w14:textFill>
              </w:rPr>
              <w:t>试</w:t>
            </w:r>
          </w:p>
        </w:tc>
        <w:tc>
          <w:tcPr>
            <w:tcW w:w="496" w:type="dxa"/>
            <w:vAlign w:val="center"/>
          </w:tcPr>
          <w:p w14:paraId="3751976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5AE5A07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51C18A74">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4819DED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192FC63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5F05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83853EA">
            <w:pPr>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4535" w:type="dxa"/>
            <w:vAlign w:val="center"/>
          </w:tcPr>
          <w:p w14:paraId="5C41A9FC">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城市设计原理</w:t>
            </w:r>
          </w:p>
          <w:p w14:paraId="316A085B">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 xml:space="preserve">Principles of </w:t>
            </w:r>
            <w:r>
              <w:rPr>
                <w:rFonts w:hint="eastAsia" w:asciiTheme="minorEastAsia" w:hAnsiTheme="minorEastAsia" w:eastAsiaTheme="minorEastAsia"/>
                <w:color w:val="000000" w:themeColor="text1"/>
                <w:sz w:val="18"/>
                <w:szCs w:val="18"/>
                <w:highlight w:val="none"/>
                <w14:textFill>
                  <w14:solidFill>
                    <w14:schemeClr w14:val="tx1"/>
                  </w14:solidFill>
                </w14:textFill>
              </w:rPr>
              <w:t>Urban Design</w:t>
            </w:r>
          </w:p>
        </w:tc>
        <w:tc>
          <w:tcPr>
            <w:tcW w:w="639" w:type="dxa"/>
            <w:vAlign w:val="center"/>
          </w:tcPr>
          <w:p w14:paraId="45E1CD9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62B127B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0BECBF5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6239FAD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5FF1C39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30B2FDD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4CC7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CFB2CAA">
            <w:pPr>
              <w:adjustRightInd w:val="0"/>
              <w:snapToGrid w:val="0"/>
              <w:jc w:val="center"/>
              <w:rPr>
                <w:rFonts w:hint="eastAsia" w:eastAsia="宋体" w:asciiTheme="minorEastAsia" w:hAnsiTheme="minorEastAsia"/>
                <w:color w:val="000000" w:themeColor="text1"/>
                <w:sz w:val="18"/>
                <w:szCs w:val="18"/>
                <w:highlight w:val="none"/>
                <w:lang w:eastAsia="zh-CN"/>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1423D0502</w:t>
            </w:r>
            <w:r>
              <w:rPr>
                <w:rFonts w:hint="eastAsia" w:ascii="宋体" w:hAnsi="宋体"/>
                <w:color w:val="000000" w:themeColor="text1"/>
                <w:sz w:val="18"/>
                <w:szCs w:val="18"/>
                <w:highlight w:val="none"/>
                <w:lang w:val="en-US" w:eastAsia="zh-CN"/>
                <w14:textFill>
                  <w14:solidFill>
                    <w14:schemeClr w14:val="tx1"/>
                  </w14:solidFill>
                </w14:textFill>
              </w:rPr>
              <w:t>6</w:t>
            </w:r>
          </w:p>
        </w:tc>
        <w:tc>
          <w:tcPr>
            <w:tcW w:w="4535" w:type="dxa"/>
            <w:vAlign w:val="center"/>
          </w:tcPr>
          <w:p w14:paraId="5360DB88">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绿色建筑环境模拟</w:t>
            </w:r>
          </w:p>
          <w:p w14:paraId="1E33AE10">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Simulation of Green Building Environment</w:t>
            </w:r>
          </w:p>
        </w:tc>
        <w:tc>
          <w:tcPr>
            <w:tcW w:w="639" w:type="dxa"/>
            <w:vAlign w:val="center"/>
          </w:tcPr>
          <w:p w14:paraId="40D2498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496" w:type="dxa"/>
            <w:vAlign w:val="center"/>
          </w:tcPr>
          <w:p w14:paraId="4EE24F6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0.5</w:t>
            </w:r>
          </w:p>
        </w:tc>
        <w:tc>
          <w:tcPr>
            <w:tcW w:w="567" w:type="dxa"/>
            <w:vAlign w:val="center"/>
          </w:tcPr>
          <w:p w14:paraId="6372311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8</w:t>
            </w:r>
          </w:p>
        </w:tc>
        <w:tc>
          <w:tcPr>
            <w:tcW w:w="567" w:type="dxa"/>
            <w:vAlign w:val="center"/>
          </w:tcPr>
          <w:p w14:paraId="233EFE3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2FC44C9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8</w:t>
            </w:r>
          </w:p>
        </w:tc>
        <w:tc>
          <w:tcPr>
            <w:tcW w:w="567" w:type="dxa"/>
            <w:vAlign w:val="center"/>
          </w:tcPr>
          <w:p w14:paraId="721A42A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7</w:t>
            </w:r>
          </w:p>
        </w:tc>
      </w:tr>
      <w:tr w14:paraId="06D1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DE6FFCC">
            <w:pPr>
              <w:adjustRightInd w:val="0"/>
              <w:snapToGrid w:val="0"/>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7</w:t>
            </w:r>
          </w:p>
        </w:tc>
        <w:tc>
          <w:tcPr>
            <w:tcW w:w="4535" w:type="dxa"/>
            <w:vAlign w:val="center"/>
          </w:tcPr>
          <w:p w14:paraId="2810EEEC">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建筑摄影</w:t>
            </w:r>
          </w:p>
          <w:p w14:paraId="5D6268F5">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A</w:t>
            </w:r>
            <w:r>
              <w:rPr>
                <w:rFonts w:asciiTheme="minorEastAsia" w:hAnsiTheme="minorEastAsia" w:eastAsiaTheme="minorEastAsia"/>
                <w:color w:val="000000" w:themeColor="text1"/>
                <w:sz w:val="18"/>
                <w:szCs w:val="18"/>
                <w:highlight w:val="none"/>
                <w14:textFill>
                  <w14:solidFill>
                    <w14:schemeClr w14:val="tx1"/>
                  </w14:solidFill>
                </w14:textFill>
              </w:rPr>
              <w:t xml:space="preserve">rchitectural </w:t>
            </w:r>
            <w:r>
              <w:rPr>
                <w:rFonts w:hint="eastAsia" w:asciiTheme="minorEastAsia" w:hAnsiTheme="minorEastAsia" w:eastAsiaTheme="minorEastAsia"/>
                <w:color w:val="000000" w:themeColor="text1"/>
                <w:sz w:val="18"/>
                <w:szCs w:val="18"/>
                <w:highlight w:val="none"/>
                <w14:textFill>
                  <w14:solidFill>
                    <w14:schemeClr w14:val="tx1"/>
                  </w14:solidFill>
                </w14:textFill>
              </w:rPr>
              <w:t>P</w:t>
            </w:r>
            <w:r>
              <w:rPr>
                <w:rFonts w:asciiTheme="minorEastAsia" w:hAnsiTheme="minorEastAsia" w:eastAsiaTheme="minorEastAsia"/>
                <w:color w:val="000000" w:themeColor="text1"/>
                <w:sz w:val="18"/>
                <w:szCs w:val="18"/>
                <w:highlight w:val="none"/>
                <w14:textFill>
                  <w14:solidFill>
                    <w14:schemeClr w14:val="tx1"/>
                  </w14:solidFill>
                </w14:textFill>
              </w:rPr>
              <w:t>hotography</w:t>
            </w:r>
          </w:p>
        </w:tc>
        <w:tc>
          <w:tcPr>
            <w:tcW w:w="639" w:type="dxa"/>
            <w:vAlign w:val="center"/>
          </w:tcPr>
          <w:p w14:paraId="4079137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496" w:type="dxa"/>
            <w:vAlign w:val="center"/>
          </w:tcPr>
          <w:p w14:paraId="72EE94D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567" w:type="dxa"/>
            <w:vAlign w:val="center"/>
          </w:tcPr>
          <w:p w14:paraId="2BB6F2A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10C4A3C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3659CD9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w:t>
            </w:r>
          </w:p>
        </w:tc>
        <w:tc>
          <w:tcPr>
            <w:tcW w:w="567" w:type="dxa"/>
            <w:vAlign w:val="center"/>
          </w:tcPr>
          <w:p w14:paraId="436C88F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5664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4D158BB">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合 计</w:t>
            </w:r>
          </w:p>
        </w:tc>
        <w:tc>
          <w:tcPr>
            <w:tcW w:w="4535" w:type="dxa"/>
            <w:vAlign w:val="center"/>
          </w:tcPr>
          <w:p w14:paraId="49034F7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639" w:type="dxa"/>
            <w:vAlign w:val="center"/>
          </w:tcPr>
          <w:p w14:paraId="5C5D5B8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496" w:type="dxa"/>
            <w:vAlign w:val="center"/>
          </w:tcPr>
          <w:p w14:paraId="0E7A47C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del w:id="1992" w:author="杰" w:date="2025-08-27T17:09:32Z">
              <w:r>
                <w:rPr>
                  <w:rFonts w:hint="eastAsia" w:asciiTheme="minorEastAsia" w:hAnsiTheme="minorEastAsia" w:eastAsiaTheme="minorEastAsia"/>
                  <w:color w:val="auto"/>
                  <w:sz w:val="18"/>
                  <w:szCs w:val="18"/>
                  <w:highlight w:val="none"/>
                </w:rPr>
                <w:delText>22</w:delText>
              </w:r>
            </w:del>
            <w:ins w:id="1993"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2</w:t>
              </w:r>
            </w:ins>
            <w:ins w:id="1994"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7</w:t>
              </w:r>
            </w:ins>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4A3805B4">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pPr>
            <w:del w:id="1995" w:author="杰" w:date="2025-08-27T17:09:32Z">
              <w:r>
                <w:rPr>
                  <w:rFonts w:hint="eastAsia" w:asciiTheme="minorEastAsia" w:hAnsiTheme="minorEastAsia" w:eastAsiaTheme="minorEastAsia"/>
                  <w:color w:val="auto"/>
                  <w:sz w:val="18"/>
                  <w:szCs w:val="18"/>
                  <w:highlight w:val="none"/>
                </w:rPr>
                <w:delText>347</w:delText>
              </w:r>
            </w:del>
            <w:ins w:id="1996"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415</w:t>
              </w:r>
            </w:ins>
          </w:p>
          <w:p w14:paraId="75EF3663">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/3周</w:t>
            </w:r>
          </w:p>
        </w:tc>
        <w:tc>
          <w:tcPr>
            <w:tcW w:w="567" w:type="dxa"/>
            <w:vAlign w:val="center"/>
          </w:tcPr>
          <w:p w14:paraId="1F105119">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997" w:author="杰" w:date="2025-08-27T17:09:32Z">
              <w:r>
                <w:rPr>
                  <w:rFonts w:hint="eastAsia" w:asciiTheme="minorEastAsia" w:hAnsiTheme="minorEastAsia" w:eastAsiaTheme="minorEastAsia"/>
                  <w:color w:val="auto"/>
                  <w:sz w:val="18"/>
                  <w:szCs w:val="18"/>
                  <w:highlight w:val="none"/>
                </w:rPr>
                <w:delText>187</w:delText>
              </w:r>
            </w:del>
            <w:ins w:id="1998"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238</w:t>
              </w:r>
            </w:ins>
          </w:p>
        </w:tc>
        <w:tc>
          <w:tcPr>
            <w:tcW w:w="567" w:type="dxa"/>
            <w:vAlign w:val="center"/>
          </w:tcPr>
          <w:p w14:paraId="78EF1323">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del w:id="1999" w:author="杰" w:date="2025-08-27T17:09:32Z">
              <w:r>
                <w:rPr>
                  <w:rFonts w:hint="eastAsia" w:asciiTheme="minorEastAsia" w:hAnsiTheme="minorEastAsia" w:eastAsiaTheme="minorEastAsia"/>
                  <w:color w:val="auto"/>
                  <w:sz w:val="18"/>
                  <w:szCs w:val="18"/>
                  <w:highlight w:val="none"/>
                </w:rPr>
                <w:delText>160</w:delText>
              </w:r>
            </w:del>
            <w:ins w:id="2000"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w:t>
              </w:r>
            </w:ins>
            <w:ins w:id="2001"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77</w:t>
              </w:r>
            </w:ins>
          </w:p>
          <w:p w14:paraId="75DC4BB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/3周</w:t>
            </w:r>
          </w:p>
        </w:tc>
        <w:tc>
          <w:tcPr>
            <w:tcW w:w="567" w:type="dxa"/>
            <w:vAlign w:val="center"/>
          </w:tcPr>
          <w:p w14:paraId="2C8C5D1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bl>
    <w:p w14:paraId="3788C8C5">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（三）专业</w:t>
      </w:r>
      <w:r>
        <w:rPr>
          <w:rFonts w:ascii="黑体" w:eastAsia="黑体"/>
          <w:bCs/>
          <w:color w:val="000000" w:themeColor="text1"/>
          <w:sz w:val="24"/>
          <w:highlight w:val="none"/>
          <w14:textFill>
            <w14:solidFill>
              <w14:schemeClr w14:val="tx1"/>
            </w14:solidFill>
          </w14:textFill>
        </w:rPr>
        <w:t>发展课程（</w:t>
      </w:r>
      <w:r>
        <w:rPr>
          <w:rFonts w:hint="eastAsia" w:ascii="黑体" w:eastAsia="黑体"/>
          <w:bCs/>
          <w:color w:val="000000" w:themeColor="text1"/>
          <w:sz w:val="24"/>
          <w:highlight w:val="none"/>
          <w14:textFill>
            <w14:solidFill>
              <w14:schemeClr w14:val="tx1"/>
            </w14:solidFill>
          </w14:textFill>
        </w:rPr>
        <w:t>共修读8</w:t>
      </w:r>
      <w:r>
        <w:rPr>
          <w:rFonts w:hint="eastAsia" w:ascii="黑体" w:eastAsia="黑体"/>
          <w:bCs/>
          <w:color w:val="000000" w:themeColor="text1"/>
          <w:sz w:val="24"/>
          <w:highlight w:val="none"/>
          <w:lang w:val="en-US" w:eastAsia="zh-CN"/>
          <w14:textFill>
            <w14:solidFill>
              <w14:schemeClr w14:val="tx1"/>
            </w14:solidFill>
          </w14:textFill>
        </w:rPr>
        <w:t>2</w:t>
      </w:r>
      <w:r>
        <w:rPr>
          <w:rFonts w:hint="eastAsia" w:ascii="黑体" w:eastAsia="黑体"/>
          <w:bCs/>
          <w:color w:val="000000" w:themeColor="text1"/>
          <w:sz w:val="24"/>
          <w:highlight w:val="none"/>
          <w14:textFill>
            <w14:solidFill>
              <w14:schemeClr w14:val="tx1"/>
            </w14:solidFill>
          </w14:textFill>
        </w:rPr>
        <w:t>学分，其中实践实验环节修读2</w:t>
      </w:r>
      <w:r>
        <w:rPr>
          <w:rFonts w:hint="eastAsia" w:ascii="黑体" w:eastAsia="黑体"/>
          <w:bCs/>
          <w:color w:val="000000" w:themeColor="text1"/>
          <w:sz w:val="24"/>
          <w:highlight w:val="none"/>
          <w:lang w:val="en-US" w:eastAsia="zh-CN"/>
          <w14:textFill>
            <w14:solidFill>
              <w14:schemeClr w14:val="tx1"/>
            </w14:solidFill>
          </w14:textFill>
        </w:rPr>
        <w:t>1</w:t>
      </w:r>
      <w:r>
        <w:rPr>
          <w:rFonts w:hint="eastAsia" w:ascii="黑体" w:eastAsia="黑体"/>
          <w:bCs/>
          <w:color w:val="000000" w:themeColor="text1"/>
          <w:sz w:val="24"/>
          <w:highlight w:val="none"/>
          <w14:textFill>
            <w14:solidFill>
              <w14:schemeClr w14:val="tx1"/>
            </w14:solidFill>
          </w14:textFill>
        </w:rPr>
        <w:t>学分</w:t>
      </w:r>
      <w:r>
        <w:rPr>
          <w:rFonts w:ascii="黑体" w:eastAsia="黑体"/>
          <w:bCs/>
          <w:color w:val="000000" w:themeColor="text1"/>
          <w:sz w:val="24"/>
          <w:highlight w:val="none"/>
          <w14:textFill>
            <w14:solidFill>
              <w14:schemeClr w14:val="tx1"/>
            </w14:solidFill>
          </w14:textFill>
        </w:rPr>
        <w:t>）</w:t>
      </w:r>
    </w:p>
    <w:p w14:paraId="5C55E2BB">
      <w:pPr>
        <w:autoSpaceDE w:val="0"/>
        <w:autoSpaceDN w:val="0"/>
        <w:adjustRightInd w:val="0"/>
        <w:snapToGrid w:val="0"/>
        <w:ind w:firstLine="480" w:firstLineChars="200"/>
        <w:rPr>
          <w:rFonts w:ascii="黑体" w:eastAsia="黑体"/>
          <w:bCs/>
          <w:color w:val="000000" w:themeColor="text1"/>
          <w:sz w:val="24"/>
          <w:highlight w:val="none"/>
          <w14:textFill>
            <w14:solidFill>
              <w14:schemeClr w14:val="tx1"/>
            </w14:solidFill>
          </w14:textFill>
        </w:rPr>
      </w:pPr>
      <w:r>
        <w:rPr>
          <w:rFonts w:ascii="黑体" w:eastAsia="黑体"/>
          <w:bCs/>
          <w:color w:val="000000" w:themeColor="text1"/>
          <w:sz w:val="24"/>
          <w:highlight w:val="none"/>
          <w14:textFill>
            <w14:solidFill>
              <w14:schemeClr w14:val="tx1"/>
            </w14:solidFill>
          </w14:textFill>
        </w:rPr>
        <w:t>1</w:t>
      </w:r>
      <w:r>
        <w:rPr>
          <w:rFonts w:hint="eastAsia" w:ascii="黑体" w:eastAsia="黑体"/>
          <w:bCs/>
          <w:color w:val="000000" w:themeColor="text1"/>
          <w:sz w:val="24"/>
          <w:highlight w:val="none"/>
          <w14:textFill>
            <w14:solidFill>
              <w14:schemeClr w14:val="tx1"/>
            </w14:solidFill>
          </w14:textFill>
        </w:rPr>
        <w:t>.专业核心课</w:t>
      </w:r>
      <w:r>
        <w:rPr>
          <w:rFonts w:ascii="黑体" w:eastAsia="黑体"/>
          <w:bCs/>
          <w:color w:val="000000" w:themeColor="text1"/>
          <w:sz w:val="24"/>
          <w:highlight w:val="none"/>
          <w14:textFill>
            <w14:solidFill>
              <w14:schemeClr w14:val="tx1"/>
            </w14:solidFill>
          </w14:textFill>
        </w:rPr>
        <w:t>（</w:t>
      </w:r>
      <w:r>
        <w:rPr>
          <w:rFonts w:hint="eastAsia" w:ascii="黑体" w:eastAsia="黑体"/>
          <w:bCs/>
          <w:color w:val="000000" w:themeColor="text1"/>
          <w:sz w:val="24"/>
          <w:highlight w:val="none"/>
          <w14:textFill>
            <w14:solidFill>
              <w14:schemeClr w14:val="tx1"/>
            </w14:solidFill>
          </w14:textFill>
        </w:rPr>
        <w:t>共修读5</w:t>
      </w:r>
      <w:r>
        <w:rPr>
          <w:rFonts w:hint="eastAsia" w:ascii="黑体" w:eastAsia="黑体"/>
          <w:bCs/>
          <w:color w:val="000000" w:themeColor="text1"/>
          <w:sz w:val="24"/>
          <w:highlight w:val="none"/>
          <w:lang w:val="en-US" w:eastAsia="zh-CN"/>
          <w14:textFill>
            <w14:solidFill>
              <w14:schemeClr w14:val="tx1"/>
            </w14:solidFill>
          </w14:textFill>
        </w:rPr>
        <w:t>2</w:t>
      </w:r>
      <w:r>
        <w:rPr>
          <w:rFonts w:hint="eastAsia" w:ascii="黑体" w:eastAsia="黑体"/>
          <w:bCs/>
          <w:color w:val="000000" w:themeColor="text1"/>
          <w:sz w:val="24"/>
          <w:highlight w:val="none"/>
          <w14:textFill>
            <w14:solidFill>
              <w14:schemeClr w14:val="tx1"/>
            </w14:solidFill>
          </w14:textFill>
        </w:rPr>
        <w:t>学分，其中实践实验环节修读</w:t>
      </w:r>
      <w:r>
        <w:rPr>
          <w:rFonts w:hint="eastAsia" w:ascii="黑体" w:eastAsia="黑体"/>
          <w:bCs/>
          <w:color w:val="000000" w:themeColor="text1"/>
          <w:sz w:val="24"/>
          <w:highlight w:val="none"/>
          <w:lang w:val="en-US" w:eastAsia="zh-CN"/>
          <w14:textFill>
            <w14:solidFill>
              <w14:schemeClr w14:val="tx1"/>
            </w14:solidFill>
          </w14:textFill>
        </w:rPr>
        <w:t>9</w:t>
      </w:r>
      <w:r>
        <w:rPr>
          <w:rFonts w:hint="eastAsia" w:ascii="黑体" w:eastAsia="黑体"/>
          <w:bCs/>
          <w:color w:val="000000" w:themeColor="text1"/>
          <w:sz w:val="24"/>
          <w:highlight w:val="none"/>
          <w14:textFill>
            <w14:solidFill>
              <w14:schemeClr w14:val="tx1"/>
            </w14:solidFill>
          </w14:textFill>
        </w:rPr>
        <w:t>学分</w:t>
      </w:r>
      <w:r>
        <w:rPr>
          <w:rFonts w:ascii="黑体" w:eastAsia="黑体"/>
          <w:bCs/>
          <w:color w:val="000000" w:themeColor="text1"/>
          <w:sz w:val="24"/>
          <w:highlight w:val="none"/>
          <w14:textFill>
            <w14:solidFill>
              <w14:schemeClr w14:val="tx1"/>
            </w14:solidFill>
          </w14:textFill>
        </w:rPr>
        <w:t>）</w:t>
      </w:r>
    </w:p>
    <w:tbl>
      <w:tblPr>
        <w:tblStyle w:val="14"/>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4535"/>
        <w:gridCol w:w="567"/>
        <w:gridCol w:w="569"/>
        <w:gridCol w:w="567"/>
        <w:gridCol w:w="566"/>
        <w:gridCol w:w="567"/>
        <w:gridCol w:w="567"/>
      </w:tblGrid>
      <w:tr w14:paraId="4DF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blHeader/>
          <w:jc w:val="center"/>
        </w:trPr>
        <w:tc>
          <w:tcPr>
            <w:tcW w:w="1134" w:type="dxa"/>
            <w:vMerge w:val="restart"/>
            <w:tcMar>
              <w:top w:w="57" w:type="dxa"/>
              <w:left w:w="28" w:type="dxa"/>
              <w:bottom w:w="57" w:type="dxa"/>
              <w:right w:w="28" w:type="dxa"/>
            </w:tcMar>
            <w:vAlign w:val="center"/>
          </w:tcPr>
          <w:p w14:paraId="4EE9F779">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课程号</w:t>
            </w:r>
          </w:p>
        </w:tc>
        <w:tc>
          <w:tcPr>
            <w:tcW w:w="4535" w:type="dxa"/>
            <w:vMerge w:val="restart"/>
            <w:vAlign w:val="center"/>
          </w:tcPr>
          <w:p w14:paraId="2B1D6062">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课程名称</w:t>
            </w:r>
          </w:p>
          <w:p w14:paraId="0E1AAE6A">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asciiTheme="minorEastAsia" w:hAnsiTheme="minorEastAsia" w:eastAsiaTheme="minorEastAsia"/>
                <w:b/>
                <w:color w:val="000000" w:themeColor="text1"/>
                <w:sz w:val="18"/>
                <w:szCs w:val="18"/>
                <w:highlight w:val="none"/>
                <w14:textFill>
                  <w14:solidFill>
                    <w14:schemeClr w14:val="tx1"/>
                  </w14:solidFill>
                </w14:textFill>
              </w:rPr>
              <w:t>Courses Name</w:t>
            </w:r>
          </w:p>
        </w:tc>
        <w:tc>
          <w:tcPr>
            <w:tcW w:w="567" w:type="dxa"/>
            <w:vMerge w:val="restart"/>
            <w:vAlign w:val="center"/>
          </w:tcPr>
          <w:p w14:paraId="77519D6A">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考核</w:t>
            </w:r>
          </w:p>
          <w:p w14:paraId="7AB9BFC0">
            <w:pPr>
              <w:snapToGrid w:val="0"/>
              <w:ind w:left="-105" w:leftChars="-50" w:right="-105" w:rightChars="-50" w:firstLine="6"/>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类型</w:t>
            </w:r>
          </w:p>
        </w:tc>
        <w:tc>
          <w:tcPr>
            <w:tcW w:w="569" w:type="dxa"/>
            <w:vMerge w:val="restart"/>
            <w:vAlign w:val="center"/>
          </w:tcPr>
          <w:p w14:paraId="7E518B99">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kern w:val="0"/>
                <w:sz w:val="18"/>
                <w:szCs w:val="18"/>
                <w:highlight w:val="none"/>
                <w14:textFill>
                  <w14:solidFill>
                    <w14:schemeClr w14:val="tx1"/>
                  </w14:solidFill>
                </w14:textFill>
              </w:rPr>
              <w:t>学分</w:t>
            </w:r>
          </w:p>
        </w:tc>
        <w:tc>
          <w:tcPr>
            <w:tcW w:w="1700" w:type="dxa"/>
            <w:gridSpan w:val="3"/>
            <w:vAlign w:val="center"/>
          </w:tcPr>
          <w:p w14:paraId="4B915DDA">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学时</w:t>
            </w:r>
          </w:p>
        </w:tc>
        <w:tc>
          <w:tcPr>
            <w:tcW w:w="567" w:type="dxa"/>
            <w:vMerge w:val="restart"/>
            <w:vAlign w:val="center"/>
          </w:tcPr>
          <w:p w14:paraId="6E7D63E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开课</w:t>
            </w:r>
          </w:p>
          <w:p w14:paraId="4FD4E1C8">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学期</w:t>
            </w:r>
          </w:p>
        </w:tc>
      </w:tr>
      <w:tr w14:paraId="01A0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34" w:type="dxa"/>
            <w:vMerge w:val="continue"/>
            <w:tcMar>
              <w:top w:w="57" w:type="dxa"/>
              <w:left w:w="28" w:type="dxa"/>
              <w:bottom w:w="57" w:type="dxa"/>
              <w:right w:w="28" w:type="dxa"/>
            </w:tcMar>
            <w:vAlign w:val="center"/>
          </w:tcPr>
          <w:p w14:paraId="314E10AD">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535" w:type="dxa"/>
            <w:vMerge w:val="continue"/>
            <w:vAlign w:val="center"/>
          </w:tcPr>
          <w:p w14:paraId="165707B1">
            <w:pPr>
              <w:widowControl/>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7" w:type="dxa"/>
            <w:vMerge w:val="continue"/>
            <w:vAlign w:val="center"/>
          </w:tcPr>
          <w:p w14:paraId="15B4C857">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9" w:type="dxa"/>
            <w:vMerge w:val="continue"/>
            <w:vAlign w:val="center"/>
          </w:tcPr>
          <w:p w14:paraId="6835DBA5">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7" w:type="dxa"/>
            <w:vAlign w:val="center"/>
          </w:tcPr>
          <w:p w14:paraId="5E1B7AED">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小计</w:t>
            </w:r>
          </w:p>
        </w:tc>
        <w:tc>
          <w:tcPr>
            <w:tcW w:w="566" w:type="dxa"/>
            <w:vAlign w:val="center"/>
          </w:tcPr>
          <w:p w14:paraId="608E4E9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理论</w:t>
            </w:r>
          </w:p>
        </w:tc>
        <w:tc>
          <w:tcPr>
            <w:tcW w:w="567" w:type="dxa"/>
            <w:vAlign w:val="center"/>
          </w:tcPr>
          <w:p w14:paraId="7917D90A">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实验</w:t>
            </w:r>
          </w:p>
          <w:p w14:paraId="28A87610">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实践</w:t>
            </w:r>
          </w:p>
        </w:tc>
        <w:tc>
          <w:tcPr>
            <w:tcW w:w="567" w:type="dxa"/>
            <w:vMerge w:val="continue"/>
          </w:tcPr>
          <w:p w14:paraId="338CC2DB">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r>
      <w:tr w14:paraId="6465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559BF42">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1423S05001</w:t>
            </w:r>
          </w:p>
        </w:tc>
        <w:tc>
          <w:tcPr>
            <w:tcW w:w="4535" w:type="dxa"/>
            <w:vAlign w:val="center"/>
          </w:tcPr>
          <w:p w14:paraId="263D42FE">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建筑设计1</w:t>
            </w:r>
          </w:p>
          <w:p w14:paraId="3D4CD1D5">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Architectural Design Ⅰ</w:t>
            </w:r>
          </w:p>
        </w:tc>
        <w:tc>
          <w:tcPr>
            <w:tcW w:w="567" w:type="dxa"/>
            <w:vAlign w:val="center"/>
          </w:tcPr>
          <w:p w14:paraId="6E317008">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9" w:type="dxa"/>
            <w:vAlign w:val="center"/>
          </w:tcPr>
          <w:p w14:paraId="63D15D0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3457827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6" w:type="dxa"/>
            <w:vAlign w:val="center"/>
          </w:tcPr>
          <w:p w14:paraId="08DA879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7" w:type="dxa"/>
            <w:vAlign w:val="center"/>
          </w:tcPr>
          <w:p w14:paraId="10B208A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5DD1CF2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r>
      <w:tr w14:paraId="1267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3C250A45">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1423S05002</w:t>
            </w:r>
          </w:p>
        </w:tc>
        <w:tc>
          <w:tcPr>
            <w:tcW w:w="4535" w:type="dxa"/>
            <w:vAlign w:val="center"/>
          </w:tcPr>
          <w:p w14:paraId="2C747853">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建筑设计2</w:t>
            </w:r>
          </w:p>
          <w:p w14:paraId="33202AA0">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Architectural Design Ⅱ</w:t>
            </w:r>
          </w:p>
        </w:tc>
        <w:tc>
          <w:tcPr>
            <w:tcW w:w="567" w:type="dxa"/>
            <w:vAlign w:val="center"/>
          </w:tcPr>
          <w:p w14:paraId="015363B8">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9" w:type="dxa"/>
            <w:vAlign w:val="center"/>
          </w:tcPr>
          <w:p w14:paraId="56DD114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3081546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6" w:type="dxa"/>
            <w:vAlign w:val="center"/>
          </w:tcPr>
          <w:p w14:paraId="741CCD0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7" w:type="dxa"/>
            <w:vAlign w:val="center"/>
          </w:tcPr>
          <w:p w14:paraId="0C65210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1B8F596A">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51A9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6FD8F46">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1423S05003</w:t>
            </w:r>
          </w:p>
        </w:tc>
        <w:tc>
          <w:tcPr>
            <w:tcW w:w="4535" w:type="dxa"/>
            <w:vAlign w:val="center"/>
          </w:tcPr>
          <w:p w14:paraId="2D78ADFA">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建筑设计3</w:t>
            </w:r>
          </w:p>
          <w:p w14:paraId="1EC40324">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Architectural Design Ⅲ</w:t>
            </w:r>
          </w:p>
        </w:tc>
        <w:tc>
          <w:tcPr>
            <w:tcW w:w="567" w:type="dxa"/>
            <w:vAlign w:val="center"/>
          </w:tcPr>
          <w:p w14:paraId="16A77D7A">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9" w:type="dxa"/>
            <w:vAlign w:val="center"/>
          </w:tcPr>
          <w:p w14:paraId="1FA13C4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4FE72E8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6" w:type="dxa"/>
            <w:vAlign w:val="center"/>
          </w:tcPr>
          <w:p w14:paraId="01115C7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7" w:type="dxa"/>
            <w:vAlign w:val="center"/>
          </w:tcPr>
          <w:p w14:paraId="280FE78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BBBD12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6475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6D9B5A3C">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1423S05004</w:t>
            </w:r>
          </w:p>
        </w:tc>
        <w:tc>
          <w:tcPr>
            <w:tcW w:w="4535" w:type="dxa"/>
            <w:vAlign w:val="center"/>
          </w:tcPr>
          <w:p w14:paraId="267B4BD4">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建筑设计4</w:t>
            </w:r>
          </w:p>
          <w:p w14:paraId="416B60DF">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Architectural Design Ⅳ</w:t>
            </w:r>
          </w:p>
        </w:tc>
        <w:tc>
          <w:tcPr>
            <w:tcW w:w="567" w:type="dxa"/>
            <w:vAlign w:val="center"/>
          </w:tcPr>
          <w:p w14:paraId="22ECCE1F">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9" w:type="dxa"/>
            <w:vAlign w:val="center"/>
          </w:tcPr>
          <w:p w14:paraId="72174FE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69DCFEE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6" w:type="dxa"/>
            <w:vAlign w:val="center"/>
          </w:tcPr>
          <w:p w14:paraId="6FE3443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7" w:type="dxa"/>
            <w:vAlign w:val="center"/>
          </w:tcPr>
          <w:p w14:paraId="0BE205C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726C1A7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16BC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1AB8662D">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1423S05005</w:t>
            </w:r>
          </w:p>
        </w:tc>
        <w:tc>
          <w:tcPr>
            <w:tcW w:w="4535" w:type="dxa"/>
            <w:vAlign w:val="center"/>
          </w:tcPr>
          <w:p w14:paraId="0C42FE5B">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建筑设计5</w:t>
            </w:r>
          </w:p>
          <w:p w14:paraId="195F6F09">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Architectural Design Ⅴ</w:t>
            </w:r>
          </w:p>
        </w:tc>
        <w:tc>
          <w:tcPr>
            <w:tcW w:w="567" w:type="dxa"/>
            <w:vAlign w:val="center"/>
          </w:tcPr>
          <w:p w14:paraId="34673CE8">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9" w:type="dxa"/>
            <w:vAlign w:val="center"/>
          </w:tcPr>
          <w:p w14:paraId="1509365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368E21B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6" w:type="dxa"/>
            <w:vAlign w:val="center"/>
          </w:tcPr>
          <w:p w14:paraId="61CF49D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7" w:type="dxa"/>
            <w:vAlign w:val="center"/>
          </w:tcPr>
          <w:p w14:paraId="333BDE3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14DB124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354E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2CC6C6CA">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1423S05006</w:t>
            </w:r>
          </w:p>
        </w:tc>
        <w:tc>
          <w:tcPr>
            <w:tcW w:w="4535" w:type="dxa"/>
            <w:vAlign w:val="center"/>
          </w:tcPr>
          <w:p w14:paraId="6D06B76D">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建筑设计6</w:t>
            </w:r>
          </w:p>
          <w:p w14:paraId="7C1666EF">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Architectural Design Ⅵ</w:t>
            </w:r>
          </w:p>
        </w:tc>
        <w:tc>
          <w:tcPr>
            <w:tcW w:w="567" w:type="dxa"/>
            <w:vAlign w:val="center"/>
          </w:tcPr>
          <w:p w14:paraId="4E783825">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9" w:type="dxa"/>
            <w:vAlign w:val="center"/>
          </w:tcPr>
          <w:p w14:paraId="63AB380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c>
          <w:tcPr>
            <w:tcW w:w="567" w:type="dxa"/>
            <w:vAlign w:val="center"/>
          </w:tcPr>
          <w:p w14:paraId="28DC4E7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6" w:type="dxa"/>
            <w:vAlign w:val="center"/>
          </w:tcPr>
          <w:p w14:paraId="1EA9602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85</w:t>
            </w:r>
          </w:p>
        </w:tc>
        <w:tc>
          <w:tcPr>
            <w:tcW w:w="567" w:type="dxa"/>
            <w:vAlign w:val="center"/>
          </w:tcPr>
          <w:p w14:paraId="1A0E8AC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597009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r>
      <w:tr w14:paraId="323D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199B129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1423S05007</w:t>
            </w:r>
          </w:p>
        </w:tc>
        <w:tc>
          <w:tcPr>
            <w:tcW w:w="4535" w:type="dxa"/>
            <w:vAlign w:val="center"/>
          </w:tcPr>
          <w:p w14:paraId="5F32F657">
            <w:pPr>
              <w:adjustRightInd w:val="0"/>
              <w:snapToGrid w:val="0"/>
              <w:jc w:val="left"/>
              <w:rPr>
                <w:rFonts w:hint="eastAsia"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建筑构造</w:t>
            </w:r>
            <w:r>
              <w:rPr>
                <w:rFonts w:ascii="宋体" w:hAnsi="宋体"/>
                <w:color w:val="000000" w:themeColor="text1"/>
                <w:sz w:val="18"/>
                <w:szCs w:val="18"/>
                <w:highlight w:val="none"/>
                <w14:textFill>
                  <w14:solidFill>
                    <w14:schemeClr w14:val="tx1"/>
                  </w14:solidFill>
                </w14:textFill>
              </w:rPr>
              <w:t>1</w:t>
            </w:r>
          </w:p>
          <w:p w14:paraId="04A4367A">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Building Construction Ⅰ</w:t>
            </w:r>
          </w:p>
        </w:tc>
        <w:tc>
          <w:tcPr>
            <w:tcW w:w="567" w:type="dxa"/>
            <w:vAlign w:val="center"/>
          </w:tcPr>
          <w:p w14:paraId="6350FE42">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考试</w:t>
            </w:r>
          </w:p>
        </w:tc>
        <w:tc>
          <w:tcPr>
            <w:tcW w:w="569" w:type="dxa"/>
            <w:vAlign w:val="center"/>
          </w:tcPr>
          <w:p w14:paraId="03B6A91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3</w:t>
            </w:r>
          </w:p>
        </w:tc>
        <w:tc>
          <w:tcPr>
            <w:tcW w:w="567" w:type="dxa"/>
            <w:vAlign w:val="center"/>
          </w:tcPr>
          <w:p w14:paraId="32EAF5C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6" w:type="dxa"/>
            <w:vAlign w:val="center"/>
          </w:tcPr>
          <w:p w14:paraId="013912A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7" w:type="dxa"/>
            <w:vAlign w:val="center"/>
          </w:tcPr>
          <w:p w14:paraId="18185DA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3D051F1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6028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4D89BA87">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1423S05008</w:t>
            </w:r>
          </w:p>
        </w:tc>
        <w:tc>
          <w:tcPr>
            <w:tcW w:w="4535" w:type="dxa"/>
            <w:vAlign w:val="center"/>
          </w:tcPr>
          <w:p w14:paraId="5576B142">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建筑物理</w:t>
            </w:r>
          </w:p>
          <w:p w14:paraId="2FF58658">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Building Physics</w:t>
            </w:r>
          </w:p>
        </w:tc>
        <w:tc>
          <w:tcPr>
            <w:tcW w:w="567" w:type="dxa"/>
            <w:vAlign w:val="center"/>
          </w:tcPr>
          <w:p w14:paraId="563CC36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考试</w:t>
            </w:r>
          </w:p>
        </w:tc>
        <w:tc>
          <w:tcPr>
            <w:tcW w:w="569" w:type="dxa"/>
            <w:vAlign w:val="center"/>
          </w:tcPr>
          <w:p w14:paraId="376839FA">
            <w:pPr>
              <w:snapToGrid w:val="0"/>
              <w:jc w:val="cente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567" w:type="dxa"/>
            <w:vAlign w:val="center"/>
          </w:tcPr>
          <w:p w14:paraId="0A6F3DD8">
            <w:pPr>
              <w:snapToGrid w:val="0"/>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566" w:type="dxa"/>
            <w:vAlign w:val="center"/>
          </w:tcPr>
          <w:p w14:paraId="3F30400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68</w:t>
            </w:r>
          </w:p>
        </w:tc>
        <w:tc>
          <w:tcPr>
            <w:tcW w:w="567" w:type="dxa"/>
            <w:vAlign w:val="center"/>
          </w:tcPr>
          <w:p w14:paraId="379624B7">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17</w:t>
            </w:r>
          </w:p>
        </w:tc>
        <w:tc>
          <w:tcPr>
            <w:tcW w:w="567" w:type="dxa"/>
            <w:vAlign w:val="center"/>
          </w:tcPr>
          <w:p w14:paraId="10E6571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1CA2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43A2915">
            <w:pPr>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1423S05009</w:t>
            </w:r>
          </w:p>
        </w:tc>
        <w:tc>
          <w:tcPr>
            <w:tcW w:w="4535" w:type="dxa"/>
            <w:vAlign w:val="center"/>
          </w:tcPr>
          <w:p w14:paraId="1DFFF88D">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中国建筑史</w:t>
            </w:r>
          </w:p>
          <w:p w14:paraId="738B37FF">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The History of Chinese Architecture</w:t>
            </w:r>
          </w:p>
        </w:tc>
        <w:tc>
          <w:tcPr>
            <w:tcW w:w="567" w:type="dxa"/>
            <w:vAlign w:val="center"/>
          </w:tcPr>
          <w:p w14:paraId="724E2230">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考试</w:t>
            </w:r>
          </w:p>
        </w:tc>
        <w:tc>
          <w:tcPr>
            <w:tcW w:w="569" w:type="dxa"/>
            <w:vAlign w:val="center"/>
          </w:tcPr>
          <w:p w14:paraId="6D7A8D4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c>
          <w:tcPr>
            <w:tcW w:w="567" w:type="dxa"/>
            <w:vAlign w:val="center"/>
          </w:tcPr>
          <w:p w14:paraId="5A764C3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6" w:type="dxa"/>
            <w:vAlign w:val="center"/>
          </w:tcPr>
          <w:p w14:paraId="110A7F70">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7" w:type="dxa"/>
            <w:vAlign w:val="center"/>
          </w:tcPr>
          <w:p w14:paraId="4186A09C">
            <w:pPr>
              <w:snapToGrid w:val="0"/>
              <w:ind w:left="-105" w:leftChars="-50" w:right="-105" w:rightChars="-50" w:firstLine="5"/>
              <w:rPr>
                <w:rFonts w:asciiTheme="minorEastAsia" w:hAnsiTheme="minorEastAsia"/>
                <w:color w:val="000000" w:themeColor="text1"/>
                <w:sz w:val="18"/>
                <w:szCs w:val="18"/>
                <w:highlight w:val="none"/>
                <w14:textFill>
                  <w14:solidFill>
                    <w14:schemeClr w14:val="tx1"/>
                  </w14:solidFill>
                </w14:textFill>
              </w:rPr>
            </w:pPr>
          </w:p>
        </w:tc>
        <w:tc>
          <w:tcPr>
            <w:tcW w:w="567" w:type="dxa"/>
            <w:vAlign w:val="center"/>
          </w:tcPr>
          <w:p w14:paraId="00754A9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4</w:t>
            </w:r>
          </w:p>
        </w:tc>
      </w:tr>
      <w:tr w14:paraId="61BA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7F18574">
            <w:pPr>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1423S05010</w:t>
            </w:r>
          </w:p>
        </w:tc>
        <w:tc>
          <w:tcPr>
            <w:tcW w:w="4535" w:type="dxa"/>
            <w:vAlign w:val="center"/>
          </w:tcPr>
          <w:p w14:paraId="48010420">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外国建筑史</w:t>
            </w:r>
          </w:p>
          <w:p w14:paraId="616D4488">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The History of Foreign Architecture</w:t>
            </w:r>
          </w:p>
        </w:tc>
        <w:tc>
          <w:tcPr>
            <w:tcW w:w="567" w:type="dxa"/>
            <w:vAlign w:val="center"/>
          </w:tcPr>
          <w:p w14:paraId="62625F5B">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考试</w:t>
            </w:r>
          </w:p>
        </w:tc>
        <w:tc>
          <w:tcPr>
            <w:tcW w:w="569" w:type="dxa"/>
            <w:vAlign w:val="center"/>
          </w:tcPr>
          <w:p w14:paraId="6883B1C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w:t>
            </w:r>
          </w:p>
        </w:tc>
        <w:tc>
          <w:tcPr>
            <w:tcW w:w="567" w:type="dxa"/>
            <w:vAlign w:val="center"/>
          </w:tcPr>
          <w:p w14:paraId="1200531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6" w:type="dxa"/>
            <w:vAlign w:val="center"/>
          </w:tcPr>
          <w:p w14:paraId="5F05C04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51</w:t>
            </w:r>
          </w:p>
        </w:tc>
        <w:tc>
          <w:tcPr>
            <w:tcW w:w="567" w:type="dxa"/>
            <w:vAlign w:val="center"/>
          </w:tcPr>
          <w:p w14:paraId="0D6C6527">
            <w:pPr>
              <w:snapToGrid w:val="0"/>
              <w:ind w:left="-105" w:leftChars="-50" w:right="-105" w:rightChars="-50" w:firstLine="5"/>
              <w:rPr>
                <w:rFonts w:asciiTheme="minorEastAsia" w:hAnsiTheme="minorEastAsia"/>
                <w:color w:val="000000" w:themeColor="text1"/>
                <w:sz w:val="18"/>
                <w:szCs w:val="18"/>
                <w:highlight w:val="none"/>
                <w14:textFill>
                  <w14:solidFill>
                    <w14:schemeClr w14:val="tx1"/>
                  </w14:solidFill>
                </w14:textFill>
              </w:rPr>
            </w:pPr>
          </w:p>
        </w:tc>
        <w:tc>
          <w:tcPr>
            <w:tcW w:w="567" w:type="dxa"/>
            <w:vAlign w:val="center"/>
          </w:tcPr>
          <w:p w14:paraId="170DD7C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46AF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178681F8">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w:t>
            </w:r>
          </w:p>
        </w:tc>
        <w:tc>
          <w:tcPr>
            <w:tcW w:w="4535" w:type="dxa"/>
            <w:vAlign w:val="center"/>
          </w:tcPr>
          <w:p w14:paraId="32B724D8">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毕业设计</w:t>
            </w:r>
          </w:p>
          <w:p w14:paraId="4357A68D">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Graduation Project</w:t>
            </w:r>
          </w:p>
        </w:tc>
        <w:tc>
          <w:tcPr>
            <w:tcW w:w="567" w:type="dxa"/>
            <w:vAlign w:val="center"/>
          </w:tcPr>
          <w:p w14:paraId="265ECD6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569" w:type="dxa"/>
            <w:vAlign w:val="center"/>
          </w:tcPr>
          <w:p w14:paraId="32CE550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c>
          <w:tcPr>
            <w:tcW w:w="567" w:type="dxa"/>
            <w:vAlign w:val="center"/>
          </w:tcPr>
          <w:p w14:paraId="7984FAD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16周</w:t>
            </w:r>
          </w:p>
        </w:tc>
        <w:tc>
          <w:tcPr>
            <w:tcW w:w="566" w:type="dxa"/>
            <w:vAlign w:val="center"/>
          </w:tcPr>
          <w:p w14:paraId="155C113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164F8BC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16周</w:t>
            </w:r>
          </w:p>
        </w:tc>
        <w:tc>
          <w:tcPr>
            <w:tcW w:w="567" w:type="dxa"/>
            <w:vAlign w:val="center"/>
          </w:tcPr>
          <w:p w14:paraId="270383C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10</w:t>
            </w:r>
          </w:p>
        </w:tc>
      </w:tr>
      <w:tr w14:paraId="7FEE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8AC6E11">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合 计</w:t>
            </w:r>
          </w:p>
        </w:tc>
        <w:tc>
          <w:tcPr>
            <w:tcW w:w="4535" w:type="dxa"/>
            <w:vAlign w:val="center"/>
          </w:tcPr>
          <w:p w14:paraId="4FC5FC6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75B9C89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9" w:type="dxa"/>
            <w:vAlign w:val="center"/>
          </w:tcPr>
          <w:p w14:paraId="11CCAF13">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del w:id="2002" w:author="杰" w:date="2025-08-27T17:09:32Z">
              <w:r>
                <w:rPr>
                  <w:rFonts w:hint="eastAsia" w:asciiTheme="minorEastAsia" w:hAnsiTheme="minorEastAsia" w:eastAsiaTheme="minorEastAsia"/>
                  <w:color w:val="auto"/>
                  <w:sz w:val="18"/>
                  <w:szCs w:val="18"/>
                  <w:highlight w:val="none"/>
                </w:rPr>
                <w:delText>53</w:delText>
              </w:r>
            </w:del>
            <w:ins w:id="2003"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5</w:t>
              </w:r>
            </w:ins>
            <w:ins w:id="2004"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w:t>
              </w:r>
            </w:ins>
          </w:p>
        </w:tc>
        <w:tc>
          <w:tcPr>
            <w:tcW w:w="567" w:type="dxa"/>
            <w:vAlign w:val="center"/>
          </w:tcPr>
          <w:p w14:paraId="3C72EC06">
            <w:pPr>
              <w:snapToGrid w:val="0"/>
              <w:ind w:left="-105" w:leftChars="-50" w:right="-105" w:rightChars="-50" w:firstLine="5"/>
              <w:jc w:val="center"/>
              <w:rPr>
                <w:del w:id="2005" w:author="杰" w:date="2025-08-27T17:09:32Z"/>
                <w:rFonts w:asciiTheme="minorEastAsia" w:hAnsiTheme="minorEastAsia" w:eastAsiaTheme="minorEastAsia"/>
                <w:color w:val="auto"/>
                <w:sz w:val="18"/>
                <w:szCs w:val="18"/>
                <w:highlight w:val="none"/>
              </w:rPr>
            </w:pPr>
            <w:del w:id="2006" w:author="杰" w:date="2025-08-27T17:09:32Z">
              <w:r>
                <w:rPr>
                  <w:rFonts w:hint="eastAsia" w:asciiTheme="minorEastAsia" w:hAnsiTheme="minorEastAsia" w:eastAsiaTheme="minorEastAsia"/>
                  <w:color w:val="auto"/>
                  <w:sz w:val="18"/>
                  <w:szCs w:val="18"/>
                  <w:highlight w:val="none"/>
                </w:rPr>
                <w:delText>743</w:delText>
              </w:r>
            </w:del>
          </w:p>
          <w:p w14:paraId="3268B86A">
            <w:pPr>
              <w:snapToGrid w:val="0"/>
              <w:ind w:left="-105" w:leftChars="-50" w:right="-105" w:rightChars="-50" w:firstLine="5"/>
              <w:jc w:val="center"/>
              <w:rPr>
                <w:rFonts w:hint="default" w:asciiTheme="minorEastAsia" w:hAnsiTheme="minorEastAsia" w:eastAsiaTheme="minorEastAsia"/>
                <w:color w:val="000000" w:themeColor="text1"/>
                <w:sz w:val="18"/>
                <w:szCs w:val="18"/>
                <w:highlight w:val="none"/>
                <w:lang w:val="en-US"/>
                <w14:textFill>
                  <w14:solidFill>
                    <w14:schemeClr w14:val="tx1"/>
                  </w14:solidFill>
                </w14:textFill>
              </w:rPr>
            </w:pPr>
            <w:del w:id="2007" w:author="杰" w:date="2025-08-27T17:09:32Z">
              <w:r>
                <w:rPr>
                  <w:rFonts w:hint="eastAsia" w:asciiTheme="minorEastAsia" w:hAnsiTheme="minorEastAsia" w:eastAsiaTheme="minorEastAsia"/>
                  <w:color w:val="auto"/>
                  <w:sz w:val="18"/>
                  <w:szCs w:val="18"/>
                  <w:highlight w:val="none"/>
                </w:rPr>
                <w:delText>/19</w:delText>
              </w:r>
            </w:del>
            <w:ins w:id="2008"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74</w:t>
              </w:r>
            </w:ins>
            <w:ins w:id="2009"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8/</w:t>
              </w:r>
            </w:ins>
            <w:ins w:id="2010"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16</w:t>
              </w:r>
            </w:ins>
            <w:r>
              <w:rPr>
                <w:rFonts w:hint="eastAsia" w:asciiTheme="minorEastAsia" w:hAnsiTheme="minorEastAsia" w:eastAsiaTheme="minorEastAsia"/>
                <w:color w:val="000000" w:themeColor="text1"/>
                <w:sz w:val="18"/>
                <w:szCs w:val="18"/>
                <w:highlight w:val="none"/>
                <w14:textFill>
                  <w14:solidFill>
                    <w14:schemeClr w14:val="tx1"/>
                  </w14:solidFill>
                </w14:textFill>
              </w:rPr>
              <w:t>周</w:t>
            </w:r>
          </w:p>
        </w:tc>
        <w:tc>
          <w:tcPr>
            <w:tcW w:w="566" w:type="dxa"/>
            <w:vAlign w:val="center"/>
          </w:tcPr>
          <w:p w14:paraId="42BBEBA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731</w:t>
            </w:r>
          </w:p>
        </w:tc>
        <w:tc>
          <w:tcPr>
            <w:tcW w:w="567" w:type="dxa"/>
            <w:vAlign w:val="center"/>
          </w:tcPr>
          <w:p w14:paraId="67211720">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del w:id="2011" w:author="杰" w:date="2025-08-27T17:09:32Z">
              <w:r>
                <w:rPr>
                  <w:rFonts w:hint="eastAsia" w:asciiTheme="minorEastAsia" w:hAnsiTheme="minorEastAsia" w:eastAsiaTheme="minorEastAsia"/>
                  <w:color w:val="auto"/>
                  <w:sz w:val="18"/>
                  <w:szCs w:val="18"/>
                  <w:highlight w:val="none"/>
                </w:rPr>
                <w:delText>12</w:delText>
              </w:r>
            </w:del>
            <w:ins w:id="2012"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w:t>
              </w:r>
            </w:ins>
            <w:ins w:id="2013"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7</w:t>
              </w:r>
            </w:ins>
          </w:p>
          <w:p w14:paraId="34E1ECF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w:t>
            </w:r>
            <w:del w:id="2014" w:author="杰" w:date="2025-08-27T17:09:32Z">
              <w:r>
                <w:rPr>
                  <w:rFonts w:hint="eastAsia" w:asciiTheme="minorEastAsia" w:hAnsiTheme="minorEastAsia" w:eastAsiaTheme="minorEastAsia"/>
                  <w:color w:val="auto"/>
                  <w:sz w:val="18"/>
                  <w:szCs w:val="18"/>
                  <w:highlight w:val="none"/>
                </w:rPr>
                <w:delText>19</w:delText>
              </w:r>
            </w:del>
            <w:ins w:id="2015"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w:t>
              </w:r>
            </w:ins>
            <w:ins w:id="2016" w:author="杰" w:date="2025-08-27T17:22:51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w:t>
              </w:r>
            </w:ins>
            <w:r>
              <w:rPr>
                <w:rFonts w:hint="eastAsia" w:asciiTheme="minorEastAsia" w:hAnsiTheme="minorEastAsia" w:eastAsiaTheme="minorEastAsia"/>
                <w:color w:val="000000" w:themeColor="text1"/>
                <w:sz w:val="18"/>
                <w:szCs w:val="18"/>
                <w:highlight w:val="none"/>
                <w14:textFill>
                  <w14:solidFill>
                    <w14:schemeClr w14:val="tx1"/>
                  </w14:solidFill>
                </w14:textFill>
              </w:rPr>
              <w:t>周</w:t>
            </w:r>
          </w:p>
        </w:tc>
        <w:tc>
          <w:tcPr>
            <w:tcW w:w="567" w:type="dxa"/>
            <w:vAlign w:val="center"/>
          </w:tcPr>
          <w:p w14:paraId="7E5351E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bl>
    <w:p w14:paraId="23C7DA16">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ascii="黑体" w:eastAsia="黑体"/>
          <w:bCs/>
          <w:color w:val="000000" w:themeColor="text1"/>
          <w:sz w:val="24"/>
          <w:highlight w:val="none"/>
          <w14:textFill>
            <w14:solidFill>
              <w14:schemeClr w14:val="tx1"/>
            </w14:solidFill>
          </w14:textFill>
        </w:rPr>
        <w:t>2</w:t>
      </w:r>
      <w:r>
        <w:rPr>
          <w:rFonts w:hint="eastAsia" w:ascii="黑体" w:eastAsia="黑体"/>
          <w:bCs/>
          <w:color w:val="000000" w:themeColor="text1"/>
          <w:sz w:val="24"/>
          <w:highlight w:val="none"/>
          <w14:textFill>
            <w14:solidFill>
              <w14:schemeClr w14:val="tx1"/>
            </w14:solidFill>
          </w14:textFill>
        </w:rPr>
        <w:t>.专业拓展</w:t>
      </w:r>
      <w:r>
        <w:rPr>
          <w:rFonts w:ascii="黑体" w:eastAsia="黑体"/>
          <w:bCs/>
          <w:color w:val="000000" w:themeColor="text1"/>
          <w:sz w:val="24"/>
          <w:highlight w:val="none"/>
          <w14:textFill>
            <w14:solidFill>
              <w14:schemeClr w14:val="tx1"/>
            </w14:solidFill>
          </w14:textFill>
        </w:rPr>
        <w:t>课（</w:t>
      </w:r>
      <w:r>
        <w:rPr>
          <w:rFonts w:hint="eastAsia" w:ascii="黑体" w:eastAsia="黑体"/>
          <w:bCs/>
          <w:color w:val="000000" w:themeColor="text1"/>
          <w:sz w:val="24"/>
          <w:highlight w:val="none"/>
          <w14:textFill>
            <w14:solidFill>
              <w14:schemeClr w14:val="tx1"/>
            </w14:solidFill>
          </w14:textFill>
        </w:rPr>
        <w:t>最低修读3</w:t>
      </w:r>
      <w:r>
        <w:rPr>
          <w:rFonts w:hint="eastAsia" w:ascii="黑体" w:eastAsia="黑体"/>
          <w:bCs/>
          <w:color w:val="000000" w:themeColor="text1"/>
          <w:sz w:val="24"/>
          <w:highlight w:val="none"/>
          <w:lang w:val="en-US" w:eastAsia="zh-CN"/>
          <w14:textFill>
            <w14:solidFill>
              <w14:schemeClr w14:val="tx1"/>
            </w14:solidFill>
          </w14:textFill>
        </w:rPr>
        <w:t>0</w:t>
      </w:r>
      <w:r>
        <w:rPr>
          <w:rFonts w:hint="eastAsia" w:ascii="黑体" w:eastAsia="黑体"/>
          <w:bCs/>
          <w:color w:val="000000" w:themeColor="text1"/>
          <w:sz w:val="24"/>
          <w:highlight w:val="none"/>
          <w14:textFill>
            <w14:solidFill>
              <w14:schemeClr w14:val="tx1"/>
            </w14:solidFill>
          </w14:textFill>
        </w:rPr>
        <w:t>学分，其中实践实验环节最低修读1</w:t>
      </w:r>
      <w:r>
        <w:rPr>
          <w:rFonts w:hint="eastAsia" w:ascii="黑体" w:eastAsia="黑体"/>
          <w:bCs/>
          <w:color w:val="000000" w:themeColor="text1"/>
          <w:sz w:val="24"/>
          <w:highlight w:val="none"/>
          <w:lang w:val="en-US" w:eastAsia="zh-CN"/>
          <w14:textFill>
            <w14:solidFill>
              <w14:schemeClr w14:val="tx1"/>
            </w14:solidFill>
          </w14:textFill>
        </w:rPr>
        <w:t>2</w:t>
      </w:r>
      <w:r>
        <w:rPr>
          <w:rFonts w:hint="eastAsia" w:ascii="黑体" w:eastAsia="黑体"/>
          <w:bCs/>
          <w:color w:val="000000" w:themeColor="text1"/>
          <w:sz w:val="24"/>
          <w:highlight w:val="none"/>
          <w14:textFill>
            <w14:solidFill>
              <w14:schemeClr w14:val="tx1"/>
            </w14:solidFill>
          </w14:textFill>
        </w:rPr>
        <w:t>学分</w:t>
      </w:r>
      <w:r>
        <w:rPr>
          <w:rFonts w:ascii="黑体" w:eastAsia="黑体"/>
          <w:bCs/>
          <w:color w:val="000000" w:themeColor="text1"/>
          <w:sz w:val="24"/>
          <w:highlight w:val="none"/>
          <w14:textFill>
            <w14:solidFill>
              <w14:schemeClr w14:val="tx1"/>
            </w14:solidFill>
          </w14:textFill>
        </w:rPr>
        <w:t>）</w:t>
      </w:r>
    </w:p>
    <w:p w14:paraId="47391725">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（1）学术研究方向</w:t>
      </w:r>
    </w:p>
    <w:tbl>
      <w:tblPr>
        <w:tblStyle w:val="14"/>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4395"/>
        <w:gridCol w:w="707"/>
        <w:gridCol w:w="568"/>
        <w:gridCol w:w="628"/>
        <w:gridCol w:w="506"/>
        <w:gridCol w:w="567"/>
        <w:gridCol w:w="567"/>
      </w:tblGrid>
      <w:tr w14:paraId="25D0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blHeader/>
          <w:jc w:val="center"/>
        </w:trPr>
        <w:tc>
          <w:tcPr>
            <w:tcW w:w="1134" w:type="dxa"/>
            <w:vMerge w:val="restart"/>
            <w:tcMar>
              <w:top w:w="57" w:type="dxa"/>
              <w:left w:w="28" w:type="dxa"/>
              <w:bottom w:w="57" w:type="dxa"/>
              <w:right w:w="28" w:type="dxa"/>
            </w:tcMar>
            <w:vAlign w:val="center"/>
          </w:tcPr>
          <w:p w14:paraId="065A4C53">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课程号</w:t>
            </w:r>
          </w:p>
        </w:tc>
        <w:tc>
          <w:tcPr>
            <w:tcW w:w="4395" w:type="dxa"/>
            <w:vMerge w:val="restart"/>
            <w:vAlign w:val="center"/>
          </w:tcPr>
          <w:p w14:paraId="6E106771">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课程名称</w:t>
            </w:r>
          </w:p>
          <w:p w14:paraId="1A84DD2F">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asciiTheme="minorEastAsia" w:hAnsiTheme="minorEastAsia" w:eastAsiaTheme="minorEastAsia"/>
                <w:b/>
                <w:color w:val="000000" w:themeColor="text1"/>
                <w:sz w:val="18"/>
                <w:szCs w:val="18"/>
                <w:highlight w:val="none"/>
                <w14:textFill>
                  <w14:solidFill>
                    <w14:schemeClr w14:val="tx1"/>
                  </w14:solidFill>
                </w14:textFill>
              </w:rPr>
              <w:t>Courses Name</w:t>
            </w:r>
          </w:p>
        </w:tc>
        <w:tc>
          <w:tcPr>
            <w:tcW w:w="707" w:type="dxa"/>
            <w:vMerge w:val="restart"/>
            <w:vAlign w:val="center"/>
          </w:tcPr>
          <w:p w14:paraId="7B2A1A20">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考核</w:t>
            </w:r>
          </w:p>
          <w:p w14:paraId="3765FE89">
            <w:pPr>
              <w:snapToGrid w:val="0"/>
              <w:ind w:left="-105" w:leftChars="-50" w:right="-105" w:rightChars="-50" w:firstLine="6"/>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类型</w:t>
            </w:r>
          </w:p>
        </w:tc>
        <w:tc>
          <w:tcPr>
            <w:tcW w:w="568" w:type="dxa"/>
            <w:vMerge w:val="restart"/>
            <w:vAlign w:val="center"/>
          </w:tcPr>
          <w:p w14:paraId="31543D3D">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kern w:val="0"/>
                <w:sz w:val="18"/>
                <w:szCs w:val="18"/>
                <w:highlight w:val="none"/>
                <w14:textFill>
                  <w14:solidFill>
                    <w14:schemeClr w14:val="tx1"/>
                  </w14:solidFill>
                </w14:textFill>
              </w:rPr>
              <w:t>学分</w:t>
            </w:r>
          </w:p>
        </w:tc>
        <w:tc>
          <w:tcPr>
            <w:tcW w:w="1701" w:type="dxa"/>
            <w:gridSpan w:val="3"/>
            <w:vAlign w:val="center"/>
          </w:tcPr>
          <w:p w14:paraId="50CFAF03">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学时</w:t>
            </w:r>
          </w:p>
        </w:tc>
        <w:tc>
          <w:tcPr>
            <w:tcW w:w="567" w:type="dxa"/>
            <w:vMerge w:val="restart"/>
            <w:vAlign w:val="center"/>
          </w:tcPr>
          <w:p w14:paraId="345B8DCA">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开课</w:t>
            </w:r>
          </w:p>
          <w:p w14:paraId="7FF666C1">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学期</w:t>
            </w:r>
          </w:p>
        </w:tc>
      </w:tr>
      <w:tr w14:paraId="1D8C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34" w:type="dxa"/>
            <w:vMerge w:val="continue"/>
            <w:tcMar>
              <w:top w:w="57" w:type="dxa"/>
              <w:left w:w="28" w:type="dxa"/>
              <w:bottom w:w="57" w:type="dxa"/>
              <w:right w:w="28" w:type="dxa"/>
            </w:tcMar>
            <w:vAlign w:val="center"/>
          </w:tcPr>
          <w:p w14:paraId="697CA440">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395" w:type="dxa"/>
            <w:vMerge w:val="continue"/>
            <w:vAlign w:val="center"/>
          </w:tcPr>
          <w:p w14:paraId="67A3D7E9">
            <w:pPr>
              <w:widowControl/>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707" w:type="dxa"/>
            <w:vMerge w:val="continue"/>
            <w:vAlign w:val="center"/>
          </w:tcPr>
          <w:p w14:paraId="038E7CEA">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8" w:type="dxa"/>
            <w:vMerge w:val="continue"/>
            <w:vAlign w:val="center"/>
          </w:tcPr>
          <w:p w14:paraId="10E99829">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628" w:type="dxa"/>
            <w:vAlign w:val="center"/>
          </w:tcPr>
          <w:p w14:paraId="19A691E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小计</w:t>
            </w:r>
          </w:p>
        </w:tc>
        <w:tc>
          <w:tcPr>
            <w:tcW w:w="506" w:type="dxa"/>
            <w:vAlign w:val="center"/>
          </w:tcPr>
          <w:p w14:paraId="216BF4E6">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理论</w:t>
            </w:r>
          </w:p>
        </w:tc>
        <w:tc>
          <w:tcPr>
            <w:tcW w:w="567" w:type="dxa"/>
            <w:vAlign w:val="center"/>
          </w:tcPr>
          <w:p w14:paraId="0D691DD4">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实验</w:t>
            </w:r>
          </w:p>
          <w:p w14:paraId="7D33221E">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实践</w:t>
            </w:r>
          </w:p>
        </w:tc>
        <w:tc>
          <w:tcPr>
            <w:tcW w:w="567" w:type="dxa"/>
            <w:vMerge w:val="continue"/>
          </w:tcPr>
          <w:p w14:paraId="7CA42D34">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r>
      <w:tr w14:paraId="7C5B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98027B1">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w:t>
            </w:r>
          </w:p>
        </w:tc>
        <w:tc>
          <w:tcPr>
            <w:tcW w:w="4395" w:type="dxa"/>
            <w:vAlign w:val="center"/>
          </w:tcPr>
          <w:p w14:paraId="4C164AE2">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建筑学专业外语</w:t>
            </w:r>
          </w:p>
          <w:p w14:paraId="0D7AA8D2">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 xml:space="preserve">Architecture Professional Foreign Language </w:t>
            </w:r>
          </w:p>
        </w:tc>
        <w:tc>
          <w:tcPr>
            <w:tcW w:w="707" w:type="dxa"/>
            <w:vAlign w:val="center"/>
          </w:tcPr>
          <w:p w14:paraId="4B5D000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w:t>
            </w:r>
            <w:r>
              <w:rPr>
                <w:rFonts w:hint="eastAsia" w:asciiTheme="minorEastAsia" w:hAnsiTheme="minorEastAsia" w:eastAsiaTheme="minorEastAsia"/>
                <w:color w:val="000000" w:themeColor="text1"/>
                <w:sz w:val="18"/>
                <w:szCs w:val="18"/>
                <w:highlight w:val="none"/>
                <w14:textFill>
                  <w14:solidFill>
                    <w14:schemeClr w14:val="tx1"/>
                  </w14:solidFill>
                </w14:textFill>
              </w:rPr>
              <w:t>试</w:t>
            </w:r>
          </w:p>
        </w:tc>
        <w:tc>
          <w:tcPr>
            <w:tcW w:w="568" w:type="dxa"/>
            <w:vAlign w:val="center"/>
          </w:tcPr>
          <w:p w14:paraId="3F9CE31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628" w:type="dxa"/>
            <w:vAlign w:val="center"/>
          </w:tcPr>
          <w:p w14:paraId="6B3ED99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06" w:type="dxa"/>
            <w:vAlign w:val="center"/>
          </w:tcPr>
          <w:p w14:paraId="28428FA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34AB2C8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1DE238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73CF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FAD8DDF">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3</w:t>
            </w:r>
          </w:p>
        </w:tc>
        <w:tc>
          <w:tcPr>
            <w:tcW w:w="4395" w:type="dxa"/>
            <w:vAlign w:val="center"/>
          </w:tcPr>
          <w:p w14:paraId="4E9E8A49">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建筑设备工程</w:t>
            </w:r>
          </w:p>
          <w:p w14:paraId="2DAA83AE">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Building Equipments</w:t>
            </w:r>
          </w:p>
        </w:tc>
        <w:tc>
          <w:tcPr>
            <w:tcW w:w="707" w:type="dxa"/>
            <w:vAlign w:val="center"/>
          </w:tcPr>
          <w:p w14:paraId="7745B0CD">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考试</w:t>
            </w:r>
          </w:p>
        </w:tc>
        <w:tc>
          <w:tcPr>
            <w:tcW w:w="568" w:type="dxa"/>
            <w:vAlign w:val="center"/>
          </w:tcPr>
          <w:p w14:paraId="6CBFE5AF">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2</w:t>
            </w:r>
          </w:p>
        </w:tc>
        <w:tc>
          <w:tcPr>
            <w:tcW w:w="628" w:type="dxa"/>
            <w:vAlign w:val="center"/>
          </w:tcPr>
          <w:p w14:paraId="677E7965">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34</w:t>
            </w:r>
          </w:p>
        </w:tc>
        <w:tc>
          <w:tcPr>
            <w:tcW w:w="506" w:type="dxa"/>
            <w:vAlign w:val="center"/>
          </w:tcPr>
          <w:p w14:paraId="5E33D89E">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34</w:t>
            </w:r>
          </w:p>
        </w:tc>
        <w:tc>
          <w:tcPr>
            <w:tcW w:w="567" w:type="dxa"/>
            <w:vAlign w:val="center"/>
          </w:tcPr>
          <w:p w14:paraId="20F2628D">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7D61644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7E2D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47F6E1E5">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4</w:t>
            </w:r>
          </w:p>
        </w:tc>
        <w:tc>
          <w:tcPr>
            <w:tcW w:w="4395" w:type="dxa"/>
            <w:vAlign w:val="center"/>
          </w:tcPr>
          <w:p w14:paraId="577E31D5">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中国古建筑测绘实习</w:t>
            </w:r>
          </w:p>
          <w:p w14:paraId="4B02F647">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Chinese Ancient Construction Surveying and Mapping Practice</w:t>
            </w:r>
          </w:p>
        </w:tc>
        <w:tc>
          <w:tcPr>
            <w:tcW w:w="707" w:type="dxa"/>
            <w:vAlign w:val="center"/>
          </w:tcPr>
          <w:p w14:paraId="60E89F99">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12D0F1C8">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2</w:t>
            </w:r>
          </w:p>
        </w:tc>
        <w:tc>
          <w:tcPr>
            <w:tcW w:w="628" w:type="dxa"/>
            <w:vAlign w:val="center"/>
          </w:tcPr>
          <w:p w14:paraId="2340EA1B">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2</w:t>
            </w:r>
            <w:r>
              <w:rPr>
                <w:rFonts w:ascii="宋体" w:hAnsi="宋体"/>
                <w:color w:val="000000" w:themeColor="text1"/>
                <w:sz w:val="18"/>
                <w:szCs w:val="18"/>
                <w:highlight w:val="none"/>
                <w14:textFill>
                  <w14:solidFill>
                    <w14:schemeClr w14:val="tx1"/>
                  </w14:solidFill>
                </w14:textFill>
              </w:rPr>
              <w:t>周</w:t>
            </w:r>
          </w:p>
        </w:tc>
        <w:tc>
          <w:tcPr>
            <w:tcW w:w="506" w:type="dxa"/>
            <w:vAlign w:val="center"/>
          </w:tcPr>
          <w:p w14:paraId="3B774D69">
            <w:pPr>
              <w:snapToGrid w:val="0"/>
              <w:jc w:val="center"/>
              <w:rPr>
                <w:rFonts w:ascii="宋体" w:hAnsi="宋体"/>
                <w:color w:val="000000" w:themeColor="text1"/>
                <w:sz w:val="18"/>
                <w:szCs w:val="18"/>
                <w:highlight w:val="none"/>
                <w14:textFill>
                  <w14:solidFill>
                    <w14:schemeClr w14:val="tx1"/>
                  </w14:solidFill>
                </w14:textFill>
              </w:rPr>
            </w:pPr>
          </w:p>
        </w:tc>
        <w:tc>
          <w:tcPr>
            <w:tcW w:w="567" w:type="dxa"/>
            <w:vAlign w:val="center"/>
          </w:tcPr>
          <w:p w14:paraId="0A16981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r>
              <w:rPr>
                <w:rFonts w:asciiTheme="minorEastAsia" w:hAnsiTheme="minorEastAsia" w:eastAsiaTheme="minorEastAsia"/>
                <w:color w:val="000000" w:themeColor="text1"/>
                <w:sz w:val="18"/>
                <w:szCs w:val="18"/>
                <w:highlight w:val="none"/>
                <w14:textFill>
                  <w14:solidFill>
                    <w14:schemeClr w14:val="tx1"/>
                  </w14:solidFill>
                </w14:textFill>
              </w:rPr>
              <w:t>周</w:t>
            </w:r>
          </w:p>
        </w:tc>
        <w:tc>
          <w:tcPr>
            <w:tcW w:w="567" w:type="dxa"/>
            <w:vAlign w:val="center"/>
          </w:tcPr>
          <w:p w14:paraId="36E2FF46">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4592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E450696">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p>
        </w:tc>
        <w:tc>
          <w:tcPr>
            <w:tcW w:w="4395" w:type="dxa"/>
            <w:vAlign w:val="center"/>
          </w:tcPr>
          <w:p w14:paraId="710FD97B">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近现代建筑思潮及作品</w:t>
            </w:r>
          </w:p>
          <w:p w14:paraId="0DC5E855">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Modern Architecture Thoughts and Works</w:t>
            </w:r>
          </w:p>
        </w:tc>
        <w:tc>
          <w:tcPr>
            <w:tcW w:w="707" w:type="dxa"/>
            <w:vAlign w:val="center"/>
          </w:tcPr>
          <w:p w14:paraId="2B1DCCCA">
            <w:pPr>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7CACB54A">
            <w:pPr>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w:t>
            </w:r>
          </w:p>
        </w:tc>
        <w:tc>
          <w:tcPr>
            <w:tcW w:w="628" w:type="dxa"/>
            <w:vAlign w:val="center"/>
          </w:tcPr>
          <w:p w14:paraId="78D08CA6">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17</w:t>
            </w:r>
          </w:p>
        </w:tc>
        <w:tc>
          <w:tcPr>
            <w:tcW w:w="506" w:type="dxa"/>
            <w:vAlign w:val="center"/>
          </w:tcPr>
          <w:p w14:paraId="2F3F5FFE">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17</w:t>
            </w:r>
          </w:p>
        </w:tc>
        <w:tc>
          <w:tcPr>
            <w:tcW w:w="567" w:type="dxa"/>
            <w:vAlign w:val="center"/>
          </w:tcPr>
          <w:p w14:paraId="05CA680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F2C2A9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287D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29BB0126">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w:t>
            </w:r>
          </w:p>
        </w:tc>
        <w:tc>
          <w:tcPr>
            <w:tcW w:w="4395" w:type="dxa"/>
            <w:vAlign w:val="center"/>
          </w:tcPr>
          <w:p w14:paraId="718702C3">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高层建筑设计原理</w:t>
            </w:r>
          </w:p>
          <w:p w14:paraId="4DD02013">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The Principle of High-Rise Building</w:t>
            </w:r>
          </w:p>
        </w:tc>
        <w:tc>
          <w:tcPr>
            <w:tcW w:w="707" w:type="dxa"/>
            <w:vAlign w:val="center"/>
          </w:tcPr>
          <w:p w14:paraId="037870FA">
            <w:pPr>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44FE3304">
            <w:pPr>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w:t>
            </w:r>
          </w:p>
        </w:tc>
        <w:tc>
          <w:tcPr>
            <w:tcW w:w="628" w:type="dxa"/>
            <w:vAlign w:val="center"/>
          </w:tcPr>
          <w:p w14:paraId="2BCE8FD4">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17</w:t>
            </w:r>
          </w:p>
        </w:tc>
        <w:tc>
          <w:tcPr>
            <w:tcW w:w="506" w:type="dxa"/>
            <w:vAlign w:val="center"/>
          </w:tcPr>
          <w:p w14:paraId="43C7C7A1">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17</w:t>
            </w:r>
          </w:p>
        </w:tc>
        <w:tc>
          <w:tcPr>
            <w:tcW w:w="567" w:type="dxa"/>
            <w:vAlign w:val="center"/>
          </w:tcPr>
          <w:p w14:paraId="182F3FF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7F7E9F5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r>
      <w:tr w14:paraId="7A7B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4B830170">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7</w:t>
            </w:r>
          </w:p>
        </w:tc>
        <w:tc>
          <w:tcPr>
            <w:tcW w:w="4395" w:type="dxa"/>
            <w:vAlign w:val="center"/>
          </w:tcPr>
          <w:p w14:paraId="7F3DA69F">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建筑构造</w:t>
            </w:r>
            <w:r>
              <w:rPr>
                <w:rFonts w:ascii="宋体" w:hAnsi="宋体"/>
                <w:color w:val="000000" w:themeColor="text1"/>
                <w:sz w:val="18"/>
                <w:szCs w:val="18"/>
                <w:highlight w:val="none"/>
                <w14:textFill>
                  <w14:solidFill>
                    <w14:schemeClr w14:val="tx1"/>
                  </w14:solidFill>
                </w14:textFill>
              </w:rPr>
              <w:t>2</w:t>
            </w:r>
          </w:p>
          <w:p w14:paraId="588CAAD7">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Building Construction Ⅱ</w:t>
            </w:r>
          </w:p>
        </w:tc>
        <w:tc>
          <w:tcPr>
            <w:tcW w:w="707" w:type="dxa"/>
            <w:vAlign w:val="center"/>
          </w:tcPr>
          <w:p w14:paraId="590363FA">
            <w:pPr>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4EAD067C">
            <w:pPr>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2</w:t>
            </w:r>
          </w:p>
        </w:tc>
        <w:tc>
          <w:tcPr>
            <w:tcW w:w="628" w:type="dxa"/>
            <w:vAlign w:val="center"/>
          </w:tcPr>
          <w:p w14:paraId="5242F4AB">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34</w:t>
            </w:r>
          </w:p>
        </w:tc>
        <w:tc>
          <w:tcPr>
            <w:tcW w:w="506" w:type="dxa"/>
            <w:vAlign w:val="center"/>
          </w:tcPr>
          <w:p w14:paraId="2DF51B08">
            <w:pPr>
              <w:adjustRightInd w:val="0"/>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34</w:t>
            </w:r>
          </w:p>
        </w:tc>
        <w:tc>
          <w:tcPr>
            <w:tcW w:w="567" w:type="dxa"/>
            <w:vAlign w:val="center"/>
          </w:tcPr>
          <w:p w14:paraId="2615500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4F21CF1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5FB3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112042B">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1423S0501</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8</w:t>
            </w:r>
          </w:p>
        </w:tc>
        <w:tc>
          <w:tcPr>
            <w:tcW w:w="4395" w:type="dxa"/>
            <w:vAlign w:val="center"/>
          </w:tcPr>
          <w:p w14:paraId="0FA69DBF">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建筑认识实习</w:t>
            </w:r>
            <w:r>
              <w:rPr>
                <w:rFonts w:ascii="宋体" w:hAnsi="宋体"/>
                <w:color w:val="000000" w:themeColor="text1"/>
                <w:sz w:val="18"/>
                <w:szCs w:val="18"/>
                <w:highlight w:val="none"/>
                <w14:textFill>
                  <w14:solidFill>
                    <w14:schemeClr w14:val="tx1"/>
                  </w14:solidFill>
                </w14:textFill>
              </w:rPr>
              <w:t>2</w:t>
            </w:r>
          </w:p>
          <w:p w14:paraId="18C6C9F9">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 xml:space="preserve">Building Practice for Field Work and Research </w:t>
            </w:r>
            <w:r>
              <w:rPr>
                <w:rFonts w:hint="eastAsia" w:ascii="宋体" w:hAnsi="宋体"/>
                <w:color w:val="000000" w:themeColor="text1"/>
                <w:sz w:val="18"/>
                <w:szCs w:val="18"/>
                <w:highlight w:val="none"/>
                <w14:textFill>
                  <w14:solidFill>
                    <w14:schemeClr w14:val="tx1"/>
                  </w14:solidFill>
                </w14:textFill>
              </w:rPr>
              <w:t>Ⅱ</w:t>
            </w:r>
          </w:p>
        </w:tc>
        <w:tc>
          <w:tcPr>
            <w:tcW w:w="707" w:type="dxa"/>
            <w:vAlign w:val="center"/>
          </w:tcPr>
          <w:p w14:paraId="1D6F0F9A">
            <w:pPr>
              <w:jc w:val="center"/>
              <w:rPr>
                <w:color w:val="000000" w:themeColor="text1"/>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6B7B793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1</w:t>
            </w:r>
          </w:p>
        </w:tc>
        <w:tc>
          <w:tcPr>
            <w:tcW w:w="628" w:type="dxa"/>
            <w:vAlign w:val="center"/>
          </w:tcPr>
          <w:p w14:paraId="66350E12">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w:t>
            </w:r>
            <w:r>
              <w:rPr>
                <w:rFonts w:ascii="宋体" w:hAnsi="宋体"/>
                <w:color w:val="000000" w:themeColor="text1"/>
                <w:sz w:val="18"/>
                <w:szCs w:val="18"/>
                <w:highlight w:val="none"/>
                <w14:textFill>
                  <w14:solidFill>
                    <w14:schemeClr w14:val="tx1"/>
                  </w14:solidFill>
                </w14:textFill>
              </w:rPr>
              <w:t>周</w:t>
            </w:r>
          </w:p>
        </w:tc>
        <w:tc>
          <w:tcPr>
            <w:tcW w:w="506" w:type="dxa"/>
            <w:vAlign w:val="center"/>
          </w:tcPr>
          <w:p w14:paraId="1393C4FD">
            <w:pPr>
              <w:adjustRightInd w:val="0"/>
              <w:snapToGrid w:val="0"/>
              <w:rPr>
                <w:rFonts w:ascii="宋体" w:hAnsi="宋体"/>
                <w:color w:val="000000" w:themeColor="text1"/>
                <w:sz w:val="18"/>
                <w:szCs w:val="18"/>
                <w:highlight w:val="none"/>
                <w14:textFill>
                  <w14:solidFill>
                    <w14:schemeClr w14:val="tx1"/>
                  </w14:solidFill>
                </w14:textFill>
              </w:rPr>
            </w:pPr>
          </w:p>
        </w:tc>
        <w:tc>
          <w:tcPr>
            <w:tcW w:w="567" w:type="dxa"/>
            <w:vAlign w:val="center"/>
          </w:tcPr>
          <w:p w14:paraId="0812758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r>
              <w:rPr>
                <w:rFonts w:asciiTheme="minorEastAsia" w:hAnsiTheme="minorEastAsia" w:eastAsiaTheme="minorEastAsia"/>
                <w:color w:val="000000" w:themeColor="text1"/>
                <w:sz w:val="18"/>
                <w:szCs w:val="18"/>
                <w:highlight w:val="none"/>
                <w14:textFill>
                  <w14:solidFill>
                    <w14:schemeClr w14:val="tx1"/>
                  </w14:solidFill>
                </w14:textFill>
              </w:rPr>
              <w:t>周</w:t>
            </w:r>
          </w:p>
        </w:tc>
        <w:tc>
          <w:tcPr>
            <w:tcW w:w="567" w:type="dxa"/>
            <w:vAlign w:val="center"/>
          </w:tcPr>
          <w:p w14:paraId="3ABCB4C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r>
      <w:tr w14:paraId="6663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9AAB150">
            <w:pPr>
              <w:jc w:val="center"/>
              <w:rPr>
                <w:rFonts w:hint="default" w:eastAsiaTheme="minorEastAsia"/>
                <w:color w:val="000000" w:themeColor="text1"/>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19</w:t>
            </w:r>
          </w:p>
        </w:tc>
        <w:tc>
          <w:tcPr>
            <w:tcW w:w="4395" w:type="dxa"/>
            <w:vAlign w:val="center"/>
          </w:tcPr>
          <w:p w14:paraId="75D651BD">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场地设计</w:t>
            </w:r>
          </w:p>
          <w:p w14:paraId="6808FFE3">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Site Planning and Design</w:t>
            </w:r>
          </w:p>
        </w:tc>
        <w:tc>
          <w:tcPr>
            <w:tcW w:w="707" w:type="dxa"/>
            <w:vAlign w:val="center"/>
          </w:tcPr>
          <w:p w14:paraId="4A46679D">
            <w:pPr>
              <w:jc w:val="center"/>
              <w:rPr>
                <w:color w:val="000000" w:themeColor="text1"/>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3D70B8A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eastAsiaTheme="minorEastAsia"/>
                <w:color w:val="000000" w:themeColor="text1"/>
                <w:sz w:val="18"/>
                <w:szCs w:val="18"/>
                <w:highlight w:val="none"/>
                <w14:textFill>
                  <w14:solidFill>
                    <w14:schemeClr w14:val="tx1"/>
                  </w14:solidFill>
                </w14:textFill>
              </w:rPr>
              <w:t>1</w:t>
            </w:r>
          </w:p>
        </w:tc>
        <w:tc>
          <w:tcPr>
            <w:tcW w:w="628" w:type="dxa"/>
            <w:vAlign w:val="center"/>
          </w:tcPr>
          <w:p w14:paraId="5E72C2D7">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506" w:type="dxa"/>
            <w:vAlign w:val="center"/>
          </w:tcPr>
          <w:p w14:paraId="71A90226">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567" w:type="dxa"/>
            <w:vAlign w:val="center"/>
          </w:tcPr>
          <w:p w14:paraId="485D512A">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1B3ED2C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6B96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5D8DB7F1">
            <w:pPr>
              <w:snapToGrid w:val="0"/>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0</w:t>
            </w:r>
          </w:p>
        </w:tc>
        <w:tc>
          <w:tcPr>
            <w:tcW w:w="4395" w:type="dxa"/>
            <w:vAlign w:val="center"/>
          </w:tcPr>
          <w:p w14:paraId="4ECBE9A8">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建筑结构及选型</w:t>
            </w:r>
          </w:p>
          <w:p w14:paraId="5CFD5A65">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Building Structure and the Type Selection</w:t>
            </w:r>
          </w:p>
        </w:tc>
        <w:tc>
          <w:tcPr>
            <w:tcW w:w="707" w:type="dxa"/>
            <w:vAlign w:val="center"/>
          </w:tcPr>
          <w:p w14:paraId="375D98C2">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考试</w:t>
            </w:r>
          </w:p>
        </w:tc>
        <w:tc>
          <w:tcPr>
            <w:tcW w:w="568" w:type="dxa"/>
            <w:vAlign w:val="center"/>
          </w:tcPr>
          <w:p w14:paraId="057158A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628" w:type="dxa"/>
            <w:vAlign w:val="center"/>
          </w:tcPr>
          <w:p w14:paraId="7CE5F25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06" w:type="dxa"/>
            <w:vAlign w:val="center"/>
          </w:tcPr>
          <w:p w14:paraId="4536F7B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459B25F2">
            <w:pPr>
              <w:snapToGrid w:val="0"/>
              <w:ind w:left="-105" w:leftChars="-50" w:right="-105" w:rightChars="-50" w:firstLine="5"/>
              <w:rPr>
                <w:rFonts w:asciiTheme="minorEastAsia" w:hAnsiTheme="minorEastAsia"/>
                <w:color w:val="000000" w:themeColor="text1"/>
                <w:sz w:val="18"/>
                <w:szCs w:val="18"/>
                <w:highlight w:val="none"/>
                <w14:textFill>
                  <w14:solidFill>
                    <w14:schemeClr w14:val="tx1"/>
                  </w14:solidFill>
                </w14:textFill>
              </w:rPr>
            </w:pPr>
          </w:p>
        </w:tc>
        <w:tc>
          <w:tcPr>
            <w:tcW w:w="567" w:type="dxa"/>
            <w:vAlign w:val="center"/>
          </w:tcPr>
          <w:p w14:paraId="63BFE6A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1D0C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78C89C05">
            <w:pPr>
              <w:snapToGrid w:val="0"/>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w:t>
            </w:r>
          </w:p>
        </w:tc>
        <w:tc>
          <w:tcPr>
            <w:tcW w:w="4395" w:type="dxa"/>
            <w:vAlign w:val="center"/>
          </w:tcPr>
          <w:p w14:paraId="37A50035">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城乡规划原理</w:t>
            </w:r>
          </w:p>
          <w:p w14:paraId="0A056FDD">
            <w:pPr>
              <w:adjustRightInd w:val="0"/>
              <w:snapToGrid w:val="0"/>
              <w:rPr>
                <w:rFonts w:asciiTheme="minorEastAsia" w:hAnsiTheme="minorEastAsia"/>
                <w:color w:val="000000" w:themeColor="text1"/>
                <w:sz w:val="18"/>
                <w:szCs w:val="18"/>
                <w:highlight w:val="none"/>
                <w14:textFill>
                  <w14:solidFill>
                    <w14:schemeClr w14:val="tx1"/>
                  </w14:solidFill>
                </w14:textFill>
              </w:rPr>
            </w:pPr>
            <w:r>
              <w:rPr>
                <w:rFonts w:hint="eastAsia" w:asciiTheme="minorEastAsia" w:hAnsiTheme="minorEastAsia"/>
                <w:color w:val="000000" w:themeColor="text1"/>
                <w:sz w:val="18"/>
                <w:szCs w:val="18"/>
                <w:highlight w:val="none"/>
                <w14:textFill>
                  <w14:solidFill>
                    <w14:schemeClr w14:val="tx1"/>
                  </w14:solidFill>
                </w14:textFill>
              </w:rPr>
              <w:t>Principles of Urban and Rural Planning</w:t>
            </w:r>
          </w:p>
        </w:tc>
        <w:tc>
          <w:tcPr>
            <w:tcW w:w="707" w:type="dxa"/>
            <w:vAlign w:val="center"/>
          </w:tcPr>
          <w:p w14:paraId="38458B54">
            <w:pPr>
              <w:adjustRightInd w:val="0"/>
              <w:snapToGrid w:val="0"/>
              <w:ind w:left="-105" w:leftChars="-50" w:right="-105" w:rightChars="-50" w:firstLine="5"/>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w:t>
            </w:r>
            <w:r>
              <w:rPr>
                <w:rFonts w:hint="eastAsia" w:ascii="宋体" w:hAnsi="宋体"/>
                <w:color w:val="000000" w:themeColor="text1"/>
                <w:sz w:val="18"/>
                <w:szCs w:val="18"/>
                <w:highlight w:val="none"/>
                <w14:textFill>
                  <w14:solidFill>
                    <w14:schemeClr w14:val="tx1"/>
                  </w14:solidFill>
                </w14:textFill>
              </w:rPr>
              <w:t>试</w:t>
            </w:r>
          </w:p>
        </w:tc>
        <w:tc>
          <w:tcPr>
            <w:tcW w:w="568" w:type="dxa"/>
            <w:vAlign w:val="center"/>
          </w:tcPr>
          <w:p w14:paraId="4D966FD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628" w:type="dxa"/>
            <w:vAlign w:val="center"/>
          </w:tcPr>
          <w:p w14:paraId="13F82FC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06" w:type="dxa"/>
            <w:vAlign w:val="center"/>
          </w:tcPr>
          <w:p w14:paraId="5D80692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3FDD7EA8">
            <w:pPr>
              <w:snapToGrid w:val="0"/>
              <w:ind w:left="-105" w:leftChars="-50" w:right="-105" w:rightChars="-50" w:firstLine="5"/>
              <w:rPr>
                <w:rFonts w:asciiTheme="minorEastAsia" w:hAnsiTheme="minorEastAsia"/>
                <w:color w:val="000000" w:themeColor="text1"/>
                <w:sz w:val="18"/>
                <w:szCs w:val="18"/>
                <w:highlight w:val="none"/>
                <w14:textFill>
                  <w14:solidFill>
                    <w14:schemeClr w14:val="tx1"/>
                  </w14:solidFill>
                </w14:textFill>
              </w:rPr>
            </w:pPr>
          </w:p>
        </w:tc>
        <w:tc>
          <w:tcPr>
            <w:tcW w:w="567" w:type="dxa"/>
            <w:vAlign w:val="center"/>
          </w:tcPr>
          <w:p w14:paraId="4C328CC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w:t>
            </w:r>
          </w:p>
        </w:tc>
      </w:tr>
      <w:tr w14:paraId="7C62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0556EE4C">
            <w:pPr>
              <w:jc w:val="center"/>
              <w:rPr>
                <w:rFonts w:hint="eastAsia" w:eastAsiaTheme="minorEastAsia"/>
                <w:color w:val="000000" w:themeColor="text1"/>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w:t>
            </w:r>
          </w:p>
        </w:tc>
        <w:tc>
          <w:tcPr>
            <w:tcW w:w="4395" w:type="dxa"/>
            <w:vAlign w:val="center"/>
          </w:tcPr>
          <w:p w14:paraId="4A34DB03">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太行住居文化与乡土建筑</w:t>
            </w:r>
          </w:p>
          <w:p w14:paraId="1AD908A6">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Taihang Residential Culture and Local Architecture</w:t>
            </w:r>
          </w:p>
        </w:tc>
        <w:tc>
          <w:tcPr>
            <w:tcW w:w="707" w:type="dxa"/>
            <w:vAlign w:val="center"/>
          </w:tcPr>
          <w:p w14:paraId="543193B2">
            <w:pPr>
              <w:jc w:val="center"/>
              <w:rPr>
                <w:color w:val="000000" w:themeColor="text1"/>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6619445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628" w:type="dxa"/>
            <w:vAlign w:val="center"/>
          </w:tcPr>
          <w:p w14:paraId="77CF14C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06" w:type="dxa"/>
            <w:vAlign w:val="center"/>
          </w:tcPr>
          <w:p w14:paraId="6BD1CBB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4E065CE4">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4F81A29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5</w:t>
            </w:r>
          </w:p>
        </w:tc>
      </w:tr>
      <w:tr w14:paraId="07C9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4" w:type="dxa"/>
            <w:vAlign w:val="center"/>
          </w:tcPr>
          <w:p w14:paraId="12CC93B9">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合 计</w:t>
            </w:r>
          </w:p>
        </w:tc>
        <w:tc>
          <w:tcPr>
            <w:tcW w:w="4395" w:type="dxa"/>
            <w:vAlign w:val="center"/>
          </w:tcPr>
          <w:p w14:paraId="7DF486B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707" w:type="dxa"/>
            <w:vAlign w:val="center"/>
          </w:tcPr>
          <w:p w14:paraId="0FBD2EF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8" w:type="dxa"/>
            <w:vAlign w:val="center"/>
          </w:tcPr>
          <w:p w14:paraId="11E3E9C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18</w:t>
            </w:r>
          </w:p>
        </w:tc>
        <w:tc>
          <w:tcPr>
            <w:tcW w:w="628" w:type="dxa"/>
            <w:vAlign w:val="center"/>
          </w:tcPr>
          <w:p w14:paraId="6D6B08C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255</w:t>
            </w:r>
          </w:p>
          <w:p w14:paraId="6539DC1D">
            <w:pPr>
              <w:snapToGrid w:val="0"/>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/3周</w:t>
            </w:r>
          </w:p>
        </w:tc>
        <w:tc>
          <w:tcPr>
            <w:tcW w:w="506" w:type="dxa"/>
            <w:vAlign w:val="center"/>
          </w:tcPr>
          <w:p w14:paraId="5F96ACE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255</w:t>
            </w:r>
          </w:p>
        </w:tc>
        <w:tc>
          <w:tcPr>
            <w:tcW w:w="567" w:type="dxa"/>
            <w:vAlign w:val="center"/>
          </w:tcPr>
          <w:p w14:paraId="7AB6FC5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3周</w:t>
            </w:r>
          </w:p>
        </w:tc>
        <w:tc>
          <w:tcPr>
            <w:tcW w:w="567" w:type="dxa"/>
            <w:vAlign w:val="center"/>
          </w:tcPr>
          <w:p w14:paraId="24398C3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bl>
    <w:p w14:paraId="69868819">
      <w:pPr>
        <w:autoSpaceDE w:val="0"/>
        <w:autoSpaceDN w:val="0"/>
        <w:adjustRightInd w:val="0"/>
        <w:spacing w:line="360" w:lineRule="auto"/>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（2）就业创业方向</w:t>
      </w:r>
    </w:p>
    <w:tbl>
      <w:tblPr>
        <w:tblStyle w:val="14"/>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4395"/>
        <w:gridCol w:w="709"/>
        <w:gridCol w:w="568"/>
        <w:gridCol w:w="647"/>
        <w:gridCol w:w="487"/>
        <w:gridCol w:w="567"/>
        <w:gridCol w:w="567"/>
      </w:tblGrid>
      <w:tr w14:paraId="76D1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blHeader/>
          <w:jc w:val="center"/>
        </w:trPr>
        <w:tc>
          <w:tcPr>
            <w:tcW w:w="1133" w:type="dxa"/>
            <w:vMerge w:val="restart"/>
            <w:tcMar>
              <w:top w:w="57" w:type="dxa"/>
              <w:left w:w="28" w:type="dxa"/>
              <w:bottom w:w="57" w:type="dxa"/>
              <w:right w:w="28" w:type="dxa"/>
            </w:tcMar>
            <w:vAlign w:val="center"/>
          </w:tcPr>
          <w:p w14:paraId="38CEF537">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课程号</w:t>
            </w:r>
          </w:p>
        </w:tc>
        <w:tc>
          <w:tcPr>
            <w:tcW w:w="4395" w:type="dxa"/>
            <w:vMerge w:val="restart"/>
            <w:vAlign w:val="center"/>
          </w:tcPr>
          <w:p w14:paraId="102ACD28">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课程名称</w:t>
            </w:r>
          </w:p>
          <w:p w14:paraId="784E19FD">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asciiTheme="minorEastAsia" w:hAnsiTheme="minorEastAsia" w:eastAsiaTheme="minorEastAsia"/>
                <w:b/>
                <w:color w:val="000000" w:themeColor="text1"/>
                <w:sz w:val="18"/>
                <w:szCs w:val="18"/>
                <w:highlight w:val="none"/>
                <w14:textFill>
                  <w14:solidFill>
                    <w14:schemeClr w14:val="tx1"/>
                  </w14:solidFill>
                </w14:textFill>
              </w:rPr>
              <w:t>Courses Name</w:t>
            </w:r>
          </w:p>
        </w:tc>
        <w:tc>
          <w:tcPr>
            <w:tcW w:w="709" w:type="dxa"/>
            <w:vMerge w:val="restart"/>
            <w:vAlign w:val="center"/>
          </w:tcPr>
          <w:p w14:paraId="6AD8F4FC">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考核</w:t>
            </w:r>
          </w:p>
          <w:p w14:paraId="06602D62">
            <w:pPr>
              <w:snapToGrid w:val="0"/>
              <w:ind w:left="-105" w:leftChars="-50" w:right="-105" w:rightChars="-50" w:firstLine="6"/>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类型</w:t>
            </w:r>
          </w:p>
        </w:tc>
        <w:tc>
          <w:tcPr>
            <w:tcW w:w="568" w:type="dxa"/>
            <w:vMerge w:val="restart"/>
            <w:vAlign w:val="center"/>
          </w:tcPr>
          <w:p w14:paraId="28C0B1E0">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kern w:val="0"/>
                <w:sz w:val="18"/>
                <w:szCs w:val="18"/>
                <w:highlight w:val="none"/>
                <w14:textFill>
                  <w14:solidFill>
                    <w14:schemeClr w14:val="tx1"/>
                  </w14:solidFill>
                </w14:textFill>
              </w:rPr>
              <w:t>学分</w:t>
            </w:r>
          </w:p>
        </w:tc>
        <w:tc>
          <w:tcPr>
            <w:tcW w:w="1701" w:type="dxa"/>
            <w:gridSpan w:val="3"/>
            <w:vAlign w:val="center"/>
          </w:tcPr>
          <w:p w14:paraId="602BD4C9">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学时</w:t>
            </w:r>
          </w:p>
        </w:tc>
        <w:tc>
          <w:tcPr>
            <w:tcW w:w="567" w:type="dxa"/>
            <w:vMerge w:val="restart"/>
            <w:vAlign w:val="center"/>
          </w:tcPr>
          <w:p w14:paraId="73CE6796">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开课</w:t>
            </w:r>
          </w:p>
          <w:p w14:paraId="2B1646D6">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学期</w:t>
            </w:r>
          </w:p>
        </w:tc>
      </w:tr>
      <w:tr w14:paraId="2E63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33" w:type="dxa"/>
            <w:vMerge w:val="continue"/>
            <w:tcMar>
              <w:top w:w="57" w:type="dxa"/>
              <w:left w:w="28" w:type="dxa"/>
              <w:bottom w:w="57" w:type="dxa"/>
              <w:right w:w="28" w:type="dxa"/>
            </w:tcMar>
            <w:vAlign w:val="center"/>
          </w:tcPr>
          <w:p w14:paraId="106BE53F">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4395" w:type="dxa"/>
            <w:vMerge w:val="continue"/>
            <w:vAlign w:val="center"/>
          </w:tcPr>
          <w:p w14:paraId="76A0374C">
            <w:pPr>
              <w:widowControl/>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709" w:type="dxa"/>
            <w:vMerge w:val="continue"/>
            <w:vAlign w:val="center"/>
          </w:tcPr>
          <w:p w14:paraId="7796EC84">
            <w:pPr>
              <w:widowControl/>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568" w:type="dxa"/>
            <w:vMerge w:val="continue"/>
            <w:vAlign w:val="center"/>
          </w:tcPr>
          <w:p w14:paraId="34986302">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c>
          <w:tcPr>
            <w:tcW w:w="647" w:type="dxa"/>
            <w:vAlign w:val="center"/>
          </w:tcPr>
          <w:p w14:paraId="7725E2BB">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小计</w:t>
            </w:r>
          </w:p>
        </w:tc>
        <w:tc>
          <w:tcPr>
            <w:tcW w:w="487" w:type="dxa"/>
            <w:vAlign w:val="center"/>
          </w:tcPr>
          <w:p w14:paraId="4E6FFF4E">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理论</w:t>
            </w:r>
          </w:p>
        </w:tc>
        <w:tc>
          <w:tcPr>
            <w:tcW w:w="567" w:type="dxa"/>
            <w:vAlign w:val="center"/>
          </w:tcPr>
          <w:p w14:paraId="4A28CD72">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实验</w:t>
            </w:r>
          </w:p>
          <w:p w14:paraId="7259558E">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实践</w:t>
            </w:r>
          </w:p>
        </w:tc>
        <w:tc>
          <w:tcPr>
            <w:tcW w:w="567" w:type="dxa"/>
            <w:vMerge w:val="continue"/>
          </w:tcPr>
          <w:p w14:paraId="033EA1E0">
            <w:pPr>
              <w:snapToGrid w:val="0"/>
              <w:ind w:left="-105" w:leftChars="-50" w:right="-105" w:rightChars="-50"/>
              <w:jc w:val="center"/>
              <w:rPr>
                <w:rFonts w:asciiTheme="minorEastAsia" w:hAnsiTheme="minorEastAsia" w:eastAsiaTheme="minorEastAsia"/>
                <w:b/>
                <w:color w:val="000000" w:themeColor="text1"/>
                <w:sz w:val="18"/>
                <w:szCs w:val="18"/>
                <w:highlight w:val="none"/>
                <w14:textFill>
                  <w14:solidFill>
                    <w14:schemeClr w14:val="tx1"/>
                  </w14:solidFill>
                </w14:textFill>
              </w:rPr>
            </w:pPr>
          </w:p>
        </w:tc>
      </w:tr>
      <w:tr w14:paraId="549C4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473B592E">
            <w:pPr>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23</w:t>
            </w:r>
          </w:p>
        </w:tc>
        <w:tc>
          <w:tcPr>
            <w:tcW w:w="4395" w:type="dxa"/>
            <w:vAlign w:val="center"/>
          </w:tcPr>
          <w:p w14:paraId="7883914C">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生产实习</w:t>
            </w:r>
          </w:p>
          <w:p w14:paraId="0EC8433A">
            <w:pPr>
              <w:adjustRightInd w:val="0"/>
              <w:snapToGrid w:val="0"/>
              <w:jc w:val="left"/>
              <w:rPr>
                <w:rFonts w:hint="eastAsia"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Construction Drawing Internship</w:t>
            </w:r>
          </w:p>
        </w:tc>
        <w:tc>
          <w:tcPr>
            <w:tcW w:w="709" w:type="dxa"/>
            <w:vAlign w:val="center"/>
          </w:tcPr>
          <w:p w14:paraId="334FC459">
            <w:pPr>
              <w:adjustRightInd w:val="0"/>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70AFEE05">
            <w:pPr>
              <w:snapToGrid w:val="0"/>
              <w:jc w:val="center"/>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2</w:t>
            </w:r>
          </w:p>
        </w:tc>
        <w:tc>
          <w:tcPr>
            <w:tcW w:w="647" w:type="dxa"/>
            <w:vAlign w:val="center"/>
          </w:tcPr>
          <w:p w14:paraId="693E90F2">
            <w:pPr>
              <w:snapToGrid w:val="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3周</w:t>
            </w:r>
          </w:p>
        </w:tc>
        <w:tc>
          <w:tcPr>
            <w:tcW w:w="487" w:type="dxa"/>
            <w:vAlign w:val="center"/>
          </w:tcPr>
          <w:p w14:paraId="217D5C11">
            <w:pPr>
              <w:snapToGrid w:val="0"/>
              <w:ind w:left="-105" w:leftChars="-50" w:right="-105" w:rightChars="-50" w:firstLine="5" w:firstLineChars="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555ED85">
            <w:pPr>
              <w:snapToGrid w:val="0"/>
              <w:ind w:left="-105" w:leftChars="-50" w:right="-105" w:rightChars="-50" w:firstLine="5" w:firstLineChars="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3周</w:t>
            </w:r>
          </w:p>
        </w:tc>
        <w:tc>
          <w:tcPr>
            <w:tcW w:w="567" w:type="dxa"/>
            <w:vAlign w:val="center"/>
          </w:tcPr>
          <w:p w14:paraId="56E7ECB3">
            <w:pPr>
              <w:snapToGrid w:val="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11CF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3B18D518">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1423S05024</w:t>
            </w:r>
          </w:p>
        </w:tc>
        <w:tc>
          <w:tcPr>
            <w:tcW w:w="4395" w:type="dxa"/>
            <w:vAlign w:val="center"/>
          </w:tcPr>
          <w:p w14:paraId="59A2420C">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建筑施工</w:t>
            </w:r>
          </w:p>
          <w:p w14:paraId="32E31D92">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Building in Construction</w:t>
            </w:r>
          </w:p>
        </w:tc>
        <w:tc>
          <w:tcPr>
            <w:tcW w:w="709" w:type="dxa"/>
            <w:vAlign w:val="center"/>
          </w:tcPr>
          <w:p w14:paraId="0335782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w:t>
            </w:r>
            <w:r>
              <w:rPr>
                <w:rFonts w:hint="eastAsia" w:asciiTheme="minorEastAsia" w:hAnsiTheme="minorEastAsia" w:eastAsiaTheme="minorEastAsia"/>
                <w:color w:val="000000" w:themeColor="text1"/>
                <w:sz w:val="18"/>
                <w:szCs w:val="18"/>
                <w:highlight w:val="none"/>
                <w14:textFill>
                  <w14:solidFill>
                    <w14:schemeClr w14:val="tx1"/>
                  </w14:solidFill>
                </w14:textFill>
              </w:rPr>
              <w:t>试</w:t>
            </w:r>
          </w:p>
        </w:tc>
        <w:tc>
          <w:tcPr>
            <w:tcW w:w="568" w:type="dxa"/>
            <w:vAlign w:val="center"/>
          </w:tcPr>
          <w:p w14:paraId="2556346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2</w:t>
            </w:r>
          </w:p>
        </w:tc>
        <w:tc>
          <w:tcPr>
            <w:tcW w:w="647" w:type="dxa"/>
            <w:vAlign w:val="center"/>
          </w:tcPr>
          <w:p w14:paraId="2A32082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487" w:type="dxa"/>
            <w:vAlign w:val="center"/>
          </w:tcPr>
          <w:p w14:paraId="5A2F4AF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5B3D545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2C26B872">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1D50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77B9CD2C">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1423S05025</w:t>
            </w:r>
          </w:p>
        </w:tc>
        <w:tc>
          <w:tcPr>
            <w:tcW w:w="4395" w:type="dxa"/>
            <w:vAlign w:val="center"/>
          </w:tcPr>
          <w:p w14:paraId="07F3CDE3">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住区规划与住宅建筑设计</w:t>
            </w:r>
          </w:p>
          <w:p w14:paraId="7D3DC6F1">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Residential Planning and Residential Architecture Design</w:t>
            </w:r>
          </w:p>
        </w:tc>
        <w:tc>
          <w:tcPr>
            <w:tcW w:w="709" w:type="dxa"/>
            <w:vAlign w:val="center"/>
          </w:tcPr>
          <w:p w14:paraId="6A9B0CC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w:t>
            </w:r>
            <w:r>
              <w:rPr>
                <w:rFonts w:hint="eastAsia" w:asciiTheme="minorEastAsia" w:hAnsiTheme="minorEastAsia" w:eastAsiaTheme="minorEastAsia"/>
                <w:color w:val="000000" w:themeColor="text1"/>
                <w:sz w:val="18"/>
                <w:szCs w:val="18"/>
                <w:highlight w:val="none"/>
                <w14:textFill>
                  <w14:solidFill>
                    <w14:schemeClr w14:val="tx1"/>
                  </w14:solidFill>
                </w14:textFill>
              </w:rPr>
              <w:t>试</w:t>
            </w:r>
          </w:p>
        </w:tc>
        <w:tc>
          <w:tcPr>
            <w:tcW w:w="568" w:type="dxa"/>
            <w:vAlign w:val="center"/>
          </w:tcPr>
          <w:p w14:paraId="23AA3D2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eastAsiaTheme="minorEastAsia"/>
                <w:color w:val="000000" w:themeColor="text1"/>
                <w:sz w:val="18"/>
                <w:szCs w:val="18"/>
                <w:highlight w:val="none"/>
                <w14:textFill>
                  <w14:solidFill>
                    <w14:schemeClr w14:val="tx1"/>
                  </w14:solidFill>
                </w14:textFill>
              </w:rPr>
              <w:t>2</w:t>
            </w:r>
          </w:p>
        </w:tc>
        <w:tc>
          <w:tcPr>
            <w:tcW w:w="647" w:type="dxa"/>
            <w:vAlign w:val="center"/>
          </w:tcPr>
          <w:p w14:paraId="0181E831">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487" w:type="dxa"/>
            <w:vAlign w:val="center"/>
          </w:tcPr>
          <w:p w14:paraId="4485989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5467DA6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2BA13DC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6A63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7E258304">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1423S05026</w:t>
            </w:r>
          </w:p>
        </w:tc>
        <w:tc>
          <w:tcPr>
            <w:tcW w:w="4395" w:type="dxa"/>
            <w:vAlign w:val="center"/>
          </w:tcPr>
          <w:p w14:paraId="4ECDA584">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建筑工程专题</w:t>
            </w:r>
          </w:p>
          <w:p w14:paraId="0FD29A89">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Special Topics for Construction Engineering</w:t>
            </w:r>
          </w:p>
        </w:tc>
        <w:tc>
          <w:tcPr>
            <w:tcW w:w="709" w:type="dxa"/>
            <w:vAlign w:val="center"/>
          </w:tcPr>
          <w:p w14:paraId="274BC567">
            <w:pPr>
              <w:jc w:val="center"/>
              <w:rPr>
                <w:color w:val="000000" w:themeColor="text1"/>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4311200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w:t>
            </w:r>
          </w:p>
        </w:tc>
        <w:tc>
          <w:tcPr>
            <w:tcW w:w="647" w:type="dxa"/>
            <w:vAlign w:val="center"/>
          </w:tcPr>
          <w:p w14:paraId="6E7313D1">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487" w:type="dxa"/>
            <w:vAlign w:val="center"/>
          </w:tcPr>
          <w:p w14:paraId="4CBA1738">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67" w:type="dxa"/>
            <w:vAlign w:val="center"/>
          </w:tcPr>
          <w:p w14:paraId="333F51D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eastAsiaTheme="minorEastAsia"/>
                <w:color w:val="000000" w:themeColor="text1"/>
                <w:sz w:val="18"/>
                <w:szCs w:val="18"/>
                <w:highlight w:val="none"/>
                <w14:textFill>
                  <w14:solidFill>
                    <w14:schemeClr w14:val="tx1"/>
                  </w14:solidFill>
                </w14:textFill>
              </w:rPr>
              <w:t>17</w:t>
            </w:r>
          </w:p>
        </w:tc>
        <w:tc>
          <w:tcPr>
            <w:tcW w:w="567" w:type="dxa"/>
            <w:vAlign w:val="center"/>
          </w:tcPr>
          <w:p w14:paraId="69136A6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138A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34A2CDEE">
            <w:pPr>
              <w:jc w:val="center"/>
              <w:rPr>
                <w:rFonts w:eastAsiaTheme="minorEastAsia"/>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1423S05027</w:t>
            </w:r>
          </w:p>
        </w:tc>
        <w:tc>
          <w:tcPr>
            <w:tcW w:w="4395" w:type="dxa"/>
            <w:vAlign w:val="center"/>
          </w:tcPr>
          <w:p w14:paraId="75C94720">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建筑师业务实践</w:t>
            </w:r>
          </w:p>
          <w:p w14:paraId="617FBF88">
            <w:pPr>
              <w:adjustRightInd w:val="0"/>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Architect Business Practice</w:t>
            </w:r>
          </w:p>
        </w:tc>
        <w:tc>
          <w:tcPr>
            <w:tcW w:w="709" w:type="dxa"/>
            <w:vAlign w:val="center"/>
          </w:tcPr>
          <w:p w14:paraId="4CE0C291">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考查</w:t>
            </w:r>
          </w:p>
        </w:tc>
        <w:tc>
          <w:tcPr>
            <w:tcW w:w="568" w:type="dxa"/>
            <w:vAlign w:val="center"/>
          </w:tcPr>
          <w:p w14:paraId="3C4970C0">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6</w:t>
            </w:r>
          </w:p>
        </w:tc>
        <w:tc>
          <w:tcPr>
            <w:tcW w:w="647" w:type="dxa"/>
            <w:vAlign w:val="center"/>
          </w:tcPr>
          <w:p w14:paraId="7C7807BC">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12周</w:t>
            </w:r>
          </w:p>
        </w:tc>
        <w:tc>
          <w:tcPr>
            <w:tcW w:w="487" w:type="dxa"/>
            <w:vAlign w:val="center"/>
          </w:tcPr>
          <w:p w14:paraId="25081EEB">
            <w:pPr>
              <w:snapToGrid w:val="0"/>
              <w:jc w:val="center"/>
              <w:rPr>
                <w:rFonts w:ascii="宋体" w:hAnsi="宋体"/>
                <w:color w:val="000000" w:themeColor="text1"/>
                <w:sz w:val="18"/>
                <w:szCs w:val="18"/>
                <w:highlight w:val="none"/>
                <w14:textFill>
                  <w14:solidFill>
                    <w14:schemeClr w14:val="tx1"/>
                  </w14:solidFill>
                </w14:textFill>
              </w:rPr>
            </w:pPr>
          </w:p>
        </w:tc>
        <w:tc>
          <w:tcPr>
            <w:tcW w:w="567" w:type="dxa"/>
            <w:vAlign w:val="center"/>
          </w:tcPr>
          <w:p w14:paraId="4CC73A9A">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12周</w:t>
            </w:r>
          </w:p>
        </w:tc>
        <w:tc>
          <w:tcPr>
            <w:tcW w:w="567" w:type="dxa"/>
            <w:vAlign w:val="center"/>
          </w:tcPr>
          <w:p w14:paraId="26153A06">
            <w:pPr>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9</w:t>
            </w:r>
          </w:p>
        </w:tc>
      </w:tr>
      <w:tr w14:paraId="5BEB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7EF3434C">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1423S05028</w:t>
            </w:r>
          </w:p>
        </w:tc>
        <w:tc>
          <w:tcPr>
            <w:tcW w:w="4395" w:type="dxa"/>
            <w:vAlign w:val="center"/>
          </w:tcPr>
          <w:p w14:paraId="7EBBA4CA">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绿色建筑</w:t>
            </w:r>
            <w:r>
              <w:rPr>
                <w:rFonts w:hint="eastAsia" w:asciiTheme="minorEastAsia" w:hAnsiTheme="minorEastAsia" w:eastAsiaTheme="minorEastAsia"/>
                <w:color w:val="000000" w:themeColor="text1"/>
                <w:sz w:val="18"/>
                <w:szCs w:val="18"/>
                <w:highlight w:val="none"/>
                <w14:textFill>
                  <w14:solidFill>
                    <w14:schemeClr w14:val="tx1"/>
                  </w14:solidFill>
                </w14:textFill>
              </w:rPr>
              <w:t>概论</w:t>
            </w:r>
          </w:p>
          <w:p w14:paraId="3A0C3BF2">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Brief</w:t>
            </w:r>
            <w:r>
              <w:rPr>
                <w:rFonts w:hint="eastAsia" w:asciiTheme="minorEastAsia" w:hAnsiTheme="minorEastAsia" w:eastAsiaTheme="minorEastAsia"/>
                <w:color w:val="000000" w:themeColor="text1"/>
                <w:sz w:val="18"/>
                <w:szCs w:val="18"/>
                <w:highlight w:val="none"/>
                <w14:textFill>
                  <w14:solidFill>
                    <w14:schemeClr w14:val="tx1"/>
                  </w14:solidFill>
                </w14:textFill>
              </w:rPr>
              <w:t xml:space="preserve"> </w:t>
            </w:r>
            <w:r>
              <w:rPr>
                <w:rFonts w:asciiTheme="minorEastAsia" w:hAnsiTheme="minorEastAsia" w:eastAsiaTheme="minorEastAsia"/>
                <w:color w:val="000000" w:themeColor="text1"/>
                <w:sz w:val="18"/>
                <w:szCs w:val="18"/>
                <w:highlight w:val="none"/>
                <w14:textFill>
                  <w14:solidFill>
                    <w14:schemeClr w14:val="tx1"/>
                  </w14:solidFill>
                </w14:textFill>
              </w:rPr>
              <w:t>Introduction</w:t>
            </w:r>
            <w:r>
              <w:rPr>
                <w:rFonts w:hint="eastAsia" w:asciiTheme="minorEastAsia" w:hAnsiTheme="minorEastAsia" w:eastAsiaTheme="minorEastAsia"/>
                <w:color w:val="000000" w:themeColor="text1"/>
                <w:sz w:val="18"/>
                <w:szCs w:val="18"/>
                <w:highlight w:val="none"/>
                <w14:textFill>
                  <w14:solidFill>
                    <w14:schemeClr w14:val="tx1"/>
                  </w14:solidFill>
                </w14:textFill>
              </w:rPr>
              <w:t xml:space="preserve"> of Green Building</w:t>
            </w:r>
          </w:p>
        </w:tc>
        <w:tc>
          <w:tcPr>
            <w:tcW w:w="709" w:type="dxa"/>
            <w:vAlign w:val="center"/>
          </w:tcPr>
          <w:p w14:paraId="03FE79B3">
            <w:pPr>
              <w:jc w:val="center"/>
              <w:rPr>
                <w:color w:val="000000" w:themeColor="text1"/>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7AABB6E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647" w:type="dxa"/>
            <w:vAlign w:val="center"/>
          </w:tcPr>
          <w:p w14:paraId="456D9E26">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487" w:type="dxa"/>
            <w:vAlign w:val="center"/>
          </w:tcPr>
          <w:p w14:paraId="1906ECC6">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567" w:type="dxa"/>
            <w:vAlign w:val="center"/>
          </w:tcPr>
          <w:p w14:paraId="1A57131B">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151E416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8</w:t>
            </w:r>
          </w:p>
        </w:tc>
      </w:tr>
      <w:tr w14:paraId="0593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5C475E3D">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1423S05029</w:t>
            </w:r>
          </w:p>
        </w:tc>
        <w:tc>
          <w:tcPr>
            <w:tcW w:w="4395" w:type="dxa"/>
            <w:vAlign w:val="center"/>
          </w:tcPr>
          <w:p w14:paraId="561A6DFB">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装配式建筑</w:t>
            </w:r>
          </w:p>
          <w:p w14:paraId="58EA6897">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Prefabricated Building</w:t>
            </w:r>
          </w:p>
        </w:tc>
        <w:tc>
          <w:tcPr>
            <w:tcW w:w="709" w:type="dxa"/>
            <w:vAlign w:val="center"/>
          </w:tcPr>
          <w:p w14:paraId="700387B0">
            <w:pPr>
              <w:jc w:val="center"/>
              <w:rPr>
                <w:color w:val="000000" w:themeColor="text1"/>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考查</w:t>
            </w:r>
          </w:p>
        </w:tc>
        <w:tc>
          <w:tcPr>
            <w:tcW w:w="568" w:type="dxa"/>
            <w:vAlign w:val="center"/>
          </w:tcPr>
          <w:p w14:paraId="6706ADA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647" w:type="dxa"/>
            <w:vAlign w:val="center"/>
          </w:tcPr>
          <w:p w14:paraId="778CC5FC">
            <w:pPr>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487" w:type="dxa"/>
            <w:vAlign w:val="center"/>
          </w:tcPr>
          <w:p w14:paraId="6E0300D0">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17</w:t>
            </w:r>
          </w:p>
        </w:tc>
        <w:tc>
          <w:tcPr>
            <w:tcW w:w="567" w:type="dxa"/>
            <w:vAlign w:val="center"/>
          </w:tcPr>
          <w:p w14:paraId="46F95D15">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68F6501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9</w:t>
            </w:r>
          </w:p>
        </w:tc>
      </w:tr>
      <w:tr w14:paraId="136D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39B848EF">
            <w:pPr>
              <w:rPr>
                <w:rFonts w:asciiTheme="minorEastAsia" w:hAnsiTheme="minorEastAsia" w:eastAsiaTheme="minorEastAsia"/>
                <w:strike/>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1423S05030</w:t>
            </w:r>
          </w:p>
        </w:tc>
        <w:tc>
          <w:tcPr>
            <w:tcW w:w="4395" w:type="dxa"/>
            <w:vAlign w:val="center"/>
          </w:tcPr>
          <w:p w14:paraId="40F8040C">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建筑遗产保护概论</w:t>
            </w:r>
          </w:p>
          <w:p w14:paraId="01B35E8A">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Brief Introduction of</w:t>
            </w:r>
            <w:r>
              <w:rPr>
                <w:rFonts w:hint="eastAsia" w:asciiTheme="minorEastAsia" w:hAnsiTheme="minorEastAsia" w:eastAsiaTheme="minorEastAsia"/>
                <w:color w:val="000000" w:themeColor="text1"/>
                <w:sz w:val="18"/>
                <w:szCs w:val="18"/>
                <w:highlight w:val="none"/>
                <w14:textFill>
                  <w14:solidFill>
                    <w14:schemeClr w14:val="tx1"/>
                  </w14:solidFill>
                </w14:textFill>
              </w:rPr>
              <w:t xml:space="preserve"> Protection and Renewal of Architectural Heritage</w:t>
            </w:r>
          </w:p>
        </w:tc>
        <w:tc>
          <w:tcPr>
            <w:tcW w:w="709" w:type="dxa"/>
            <w:vAlign w:val="center"/>
          </w:tcPr>
          <w:p w14:paraId="5E648CA8">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考查</w:t>
            </w:r>
          </w:p>
        </w:tc>
        <w:tc>
          <w:tcPr>
            <w:tcW w:w="568" w:type="dxa"/>
            <w:vAlign w:val="center"/>
          </w:tcPr>
          <w:p w14:paraId="25DE05D7">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2</w:t>
            </w:r>
          </w:p>
        </w:tc>
        <w:tc>
          <w:tcPr>
            <w:tcW w:w="647" w:type="dxa"/>
            <w:vAlign w:val="center"/>
          </w:tcPr>
          <w:p w14:paraId="6930F4CF">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487" w:type="dxa"/>
            <w:vAlign w:val="center"/>
          </w:tcPr>
          <w:p w14:paraId="2CCB271D">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tc>
        <w:tc>
          <w:tcPr>
            <w:tcW w:w="567" w:type="dxa"/>
            <w:vAlign w:val="center"/>
          </w:tcPr>
          <w:p w14:paraId="10709C75">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078637AC">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7</w:t>
            </w:r>
          </w:p>
        </w:tc>
      </w:tr>
      <w:tr w14:paraId="46B0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48385180">
            <w:pP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1423S05031</w:t>
            </w:r>
          </w:p>
        </w:tc>
        <w:tc>
          <w:tcPr>
            <w:tcW w:w="4395" w:type="dxa"/>
            <w:vAlign w:val="center"/>
          </w:tcPr>
          <w:p w14:paraId="484475D0">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建筑结构及选型课程设计</w:t>
            </w:r>
          </w:p>
          <w:p w14:paraId="5DB99983">
            <w:pPr>
              <w:snapToGrid w:val="0"/>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Course Design of Building Structure and Type Selection</w:t>
            </w:r>
          </w:p>
        </w:tc>
        <w:tc>
          <w:tcPr>
            <w:tcW w:w="709" w:type="dxa"/>
            <w:vAlign w:val="center"/>
          </w:tcPr>
          <w:p w14:paraId="2B9A5A5B">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考查</w:t>
            </w:r>
          </w:p>
        </w:tc>
        <w:tc>
          <w:tcPr>
            <w:tcW w:w="568" w:type="dxa"/>
            <w:vAlign w:val="center"/>
          </w:tcPr>
          <w:p w14:paraId="11727F14">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w:t>
            </w:r>
          </w:p>
        </w:tc>
        <w:tc>
          <w:tcPr>
            <w:tcW w:w="647" w:type="dxa"/>
            <w:vAlign w:val="center"/>
          </w:tcPr>
          <w:p w14:paraId="3E08F242">
            <w:pPr>
              <w:snapToGrid w:val="0"/>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17</w:t>
            </w:r>
          </w:p>
        </w:tc>
        <w:tc>
          <w:tcPr>
            <w:tcW w:w="487" w:type="dxa"/>
            <w:vAlign w:val="center"/>
          </w:tcPr>
          <w:p w14:paraId="25EF5503">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7" w:type="dxa"/>
            <w:vAlign w:val="center"/>
          </w:tcPr>
          <w:p w14:paraId="01D70658">
            <w:pPr>
              <w:snapToGrid w:val="0"/>
              <w:jc w:val="center"/>
              <w:rPr>
                <w:rFonts w:hint="default" w:asciiTheme="minorEastAsia" w:hAnsiTheme="minorEastAsia"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17</w:t>
            </w:r>
          </w:p>
        </w:tc>
        <w:tc>
          <w:tcPr>
            <w:tcW w:w="567" w:type="dxa"/>
            <w:vAlign w:val="center"/>
          </w:tcPr>
          <w:p w14:paraId="2C72CC22">
            <w:pPr>
              <w:snapToGrid w:val="0"/>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6</w:t>
            </w:r>
          </w:p>
        </w:tc>
      </w:tr>
      <w:tr w14:paraId="2FB2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33" w:type="dxa"/>
            <w:vAlign w:val="center"/>
          </w:tcPr>
          <w:p w14:paraId="0A494D8E">
            <w:pPr>
              <w:snapToGrid w:val="0"/>
              <w:jc w:val="center"/>
              <w:rPr>
                <w:rFonts w:asciiTheme="minorEastAsia" w:hAnsiTheme="minorEastAsia" w:eastAsiaTheme="minorEastAsia"/>
                <w:b/>
                <w:color w:val="000000" w:themeColor="text1"/>
                <w:sz w:val="18"/>
                <w:szCs w:val="18"/>
                <w:highlight w:val="none"/>
                <w14:textFill>
                  <w14:solidFill>
                    <w14:schemeClr w14:val="tx1"/>
                  </w14:solidFill>
                </w14:textFill>
              </w:rPr>
            </w:pPr>
            <w:r>
              <w:rPr>
                <w:rFonts w:hint="eastAsia" w:asciiTheme="minorEastAsia" w:hAnsiTheme="minorEastAsia" w:eastAsiaTheme="minorEastAsia"/>
                <w:b/>
                <w:color w:val="000000" w:themeColor="text1"/>
                <w:sz w:val="18"/>
                <w:szCs w:val="18"/>
                <w:highlight w:val="none"/>
                <w14:textFill>
                  <w14:solidFill>
                    <w14:schemeClr w14:val="tx1"/>
                  </w14:solidFill>
                </w14:textFill>
              </w:rPr>
              <w:t>合 计</w:t>
            </w:r>
          </w:p>
        </w:tc>
        <w:tc>
          <w:tcPr>
            <w:tcW w:w="4395" w:type="dxa"/>
            <w:vAlign w:val="center"/>
          </w:tcPr>
          <w:p w14:paraId="78B811F9">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709" w:type="dxa"/>
            <w:vAlign w:val="center"/>
          </w:tcPr>
          <w:p w14:paraId="1907BC14">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c>
          <w:tcPr>
            <w:tcW w:w="568" w:type="dxa"/>
            <w:vAlign w:val="center"/>
          </w:tcPr>
          <w:p w14:paraId="2C1A5F24">
            <w:pPr>
              <w:snapToGrid w:val="0"/>
              <w:ind w:left="-105" w:leftChars="-50" w:right="-105" w:rightChars="-50" w:firstLine="5"/>
              <w:jc w:val="center"/>
              <w:rPr>
                <w:rFonts w:hint="eastAsia" w:asciiTheme="minorEastAsia" w:hAnsiTheme="minorEastAsia" w:eastAsiaTheme="minorEastAsia"/>
                <w:color w:val="000000" w:themeColor="text1"/>
                <w:sz w:val="18"/>
                <w:szCs w:val="18"/>
                <w:highlight w:val="none"/>
                <w:lang w:eastAsia="zh-CN"/>
                <w14:textFill>
                  <w14:solidFill>
                    <w14:schemeClr w14:val="tx1"/>
                  </w14:solidFill>
                </w14:textFill>
              </w:rPr>
            </w:pPr>
            <w:del w:id="2017" w:author="杰" w:date="2025-08-27T17:09:32Z">
              <w:r>
                <w:rPr>
                  <w:rFonts w:hint="eastAsia" w:asciiTheme="minorEastAsia" w:hAnsiTheme="minorEastAsia" w:eastAsiaTheme="minorEastAsia"/>
                  <w:color w:val="auto"/>
                  <w:sz w:val="18"/>
                  <w:szCs w:val="18"/>
                  <w:highlight w:val="none"/>
                </w:rPr>
                <w:delText>16</w:delText>
              </w:r>
            </w:del>
            <w:ins w:id="2018"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w:t>
              </w:r>
            </w:ins>
            <w:ins w:id="2019"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8</w:t>
              </w:r>
            </w:ins>
          </w:p>
        </w:tc>
        <w:tc>
          <w:tcPr>
            <w:tcW w:w="647" w:type="dxa"/>
            <w:vAlign w:val="center"/>
          </w:tcPr>
          <w:p w14:paraId="34AED0E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170</w:t>
            </w:r>
          </w:p>
          <w:p w14:paraId="6B037C67">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del w:id="2020" w:author="杰" w:date="2025-08-27T17:09:32Z">
              <w:r>
                <w:rPr>
                  <w:rFonts w:hint="eastAsia" w:asciiTheme="minorEastAsia" w:hAnsiTheme="minorEastAsia" w:eastAsiaTheme="minorEastAsia"/>
                  <w:color w:val="auto"/>
                  <w:sz w:val="18"/>
                  <w:szCs w:val="18"/>
                  <w:highlight w:val="none"/>
                </w:rPr>
                <w:delText>16</w:delText>
              </w:r>
            </w:del>
            <w:ins w:id="2021"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w:t>
              </w:r>
            </w:ins>
            <w:ins w:id="2022"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ins>
            <w:r>
              <w:rPr>
                <w:rFonts w:hint="eastAsia" w:asciiTheme="minorEastAsia" w:hAnsiTheme="minorEastAsia" w:eastAsiaTheme="minorEastAsia"/>
                <w:color w:val="000000" w:themeColor="text1"/>
                <w:sz w:val="18"/>
                <w:szCs w:val="18"/>
                <w:highlight w:val="none"/>
                <w14:textFill>
                  <w14:solidFill>
                    <w14:schemeClr w14:val="tx1"/>
                  </w14:solidFill>
                </w14:textFill>
              </w:rPr>
              <w:t>周</w:t>
            </w:r>
          </w:p>
        </w:tc>
        <w:tc>
          <w:tcPr>
            <w:tcW w:w="487" w:type="dxa"/>
            <w:vAlign w:val="center"/>
          </w:tcPr>
          <w:p w14:paraId="72FD6D3F">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136</w:t>
            </w:r>
          </w:p>
        </w:tc>
        <w:tc>
          <w:tcPr>
            <w:tcW w:w="567" w:type="dxa"/>
            <w:vAlign w:val="center"/>
          </w:tcPr>
          <w:p w14:paraId="36390AE9">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w:t>
            </w:r>
          </w:p>
          <w:p w14:paraId="55F56A28">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w:t>
            </w:r>
            <w:del w:id="2023" w:author="杰" w:date="2025-08-27T17:09:32Z">
              <w:r>
                <w:rPr>
                  <w:rFonts w:hint="eastAsia" w:asciiTheme="minorEastAsia" w:hAnsiTheme="minorEastAsia" w:eastAsiaTheme="minorEastAsia"/>
                  <w:color w:val="auto"/>
                  <w:sz w:val="18"/>
                  <w:szCs w:val="18"/>
                  <w:highlight w:val="none"/>
                </w:rPr>
                <w:delText>16</w:delText>
              </w:r>
            </w:del>
            <w:ins w:id="2024" w:author="杰" w:date="2025-08-27T17:09:32Z">
              <w:r>
                <w:rPr>
                  <w:rFonts w:hint="eastAsia" w:asciiTheme="minorEastAsia" w:hAnsiTheme="minorEastAsia" w:eastAsiaTheme="minorEastAsia"/>
                  <w:color w:val="000000" w:themeColor="text1"/>
                  <w:sz w:val="18"/>
                  <w:szCs w:val="18"/>
                  <w:highlight w:val="none"/>
                  <w14:textFill>
                    <w14:solidFill>
                      <w14:schemeClr w14:val="tx1"/>
                    </w14:solidFill>
                  </w14:textFill>
                </w:rPr>
                <w:t>1</w:t>
              </w:r>
            </w:ins>
            <w:ins w:id="2025" w:author="杰" w:date="2025-08-27T17:09:32Z">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5</w:t>
              </w:r>
            </w:ins>
            <w:r>
              <w:rPr>
                <w:rFonts w:hint="eastAsia" w:asciiTheme="minorEastAsia" w:hAnsiTheme="minorEastAsia" w:eastAsiaTheme="minorEastAsia"/>
                <w:color w:val="000000" w:themeColor="text1"/>
                <w:sz w:val="18"/>
                <w:szCs w:val="18"/>
                <w:highlight w:val="none"/>
                <w14:textFill>
                  <w14:solidFill>
                    <w14:schemeClr w14:val="tx1"/>
                  </w14:solidFill>
                </w14:textFill>
              </w:rPr>
              <w:t>周</w:t>
            </w:r>
          </w:p>
        </w:tc>
        <w:tc>
          <w:tcPr>
            <w:tcW w:w="567" w:type="dxa"/>
            <w:vAlign w:val="center"/>
          </w:tcPr>
          <w:p w14:paraId="3202FE7E">
            <w:pPr>
              <w:snapToGrid w:val="0"/>
              <w:ind w:left="-105" w:leftChars="-50" w:right="-105" w:rightChars="-50" w:firstLine="5"/>
              <w:jc w:val="center"/>
              <w:rPr>
                <w:rFonts w:asciiTheme="minorEastAsia" w:hAnsiTheme="minorEastAsia" w:eastAsiaTheme="minorEastAsia"/>
                <w:color w:val="000000" w:themeColor="text1"/>
                <w:sz w:val="18"/>
                <w:szCs w:val="18"/>
                <w:highlight w:val="none"/>
                <w14:textFill>
                  <w14:solidFill>
                    <w14:schemeClr w14:val="tx1"/>
                  </w14:solidFill>
                </w14:textFill>
              </w:rPr>
            </w:pPr>
          </w:p>
        </w:tc>
      </w:tr>
    </w:tbl>
    <w:p w14:paraId="33D7FA2F">
      <w:pPr>
        <w:widowControl/>
        <w:jc w:val="left"/>
        <w:rPr>
          <w:rFonts w:ascii="黑体" w:eastAsia="黑体"/>
          <w:bCs/>
          <w:color w:val="000000" w:themeColor="text1"/>
          <w:sz w:val="24"/>
          <w:highlight w:val="none"/>
          <w14:textFill>
            <w14:solidFill>
              <w14:schemeClr w14:val="tx1"/>
            </w14:solidFill>
          </w14:textFill>
        </w:rPr>
      </w:pPr>
    </w:p>
    <w:p w14:paraId="66BB713A">
      <w:pPr>
        <w:widowControl/>
        <w:jc w:val="left"/>
        <w:rPr>
          <w:rFonts w:ascii="黑体" w:eastAsia="黑体"/>
          <w:bCs/>
          <w:color w:val="000000" w:themeColor="text1"/>
          <w:sz w:val="24"/>
          <w:highlight w:val="none"/>
          <w14:textFill>
            <w14:solidFill>
              <w14:schemeClr w14:val="tx1"/>
            </w14:solidFill>
          </w14:textFill>
        </w:rPr>
      </w:pPr>
    </w:p>
    <w:p w14:paraId="0DED3972">
      <w:pPr>
        <w:spacing w:line="500" w:lineRule="exact"/>
        <w:ind w:firstLine="480" w:firstLineChars="200"/>
        <w:rPr>
          <w:rFonts w:ascii="黑体" w:eastAsia="黑体"/>
          <w:bCs/>
          <w:color w:val="000000" w:themeColor="text1"/>
          <w:sz w:val="24"/>
          <w:highlight w:val="none"/>
          <w14:textFill>
            <w14:solidFill>
              <w14:schemeClr w14:val="tx1"/>
            </w14:solidFill>
          </w14:textFill>
        </w:rPr>
        <w:sectPr>
          <w:footerReference r:id="rId3" w:type="default"/>
          <w:footerReference r:id="rId4" w:type="even"/>
          <w:pgSz w:w="11906" w:h="16838"/>
          <w:pgMar w:top="1701" w:right="1701" w:bottom="1701" w:left="1701" w:header="851" w:footer="1134" w:gutter="0"/>
          <w:cols w:space="425" w:num="1"/>
          <w:docGrid w:type="lines" w:linePitch="312" w:charSpace="0"/>
        </w:sectPr>
      </w:pPr>
    </w:p>
    <w:p w14:paraId="54E77D74">
      <w:pPr>
        <w:spacing w:line="500" w:lineRule="exact"/>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十、毕业要求支撑培养目标实现关系矩阵图</w:t>
      </w:r>
    </w:p>
    <w:tbl>
      <w:tblPr>
        <w:tblStyle w:val="15"/>
        <w:tblW w:w="12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555"/>
        <w:gridCol w:w="2410"/>
        <w:gridCol w:w="2410"/>
        <w:gridCol w:w="2409"/>
        <w:gridCol w:w="2241"/>
      </w:tblGrid>
      <w:tr w14:paraId="0AB0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3122" w:type="dxa"/>
            <w:gridSpan w:val="2"/>
            <w:vMerge w:val="restart"/>
            <w:tcBorders>
              <w:tl2br w:val="single" w:color="auto" w:sz="4" w:space="0"/>
            </w:tcBorders>
            <w:vAlign w:val="center"/>
          </w:tcPr>
          <w:p w14:paraId="2EF5B1AB">
            <w:pPr>
              <w:widowControl/>
              <w:adjustRightInd w:val="0"/>
              <w:snapToGrid w:val="0"/>
              <w:jc w:val="right"/>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培养目标</w:t>
            </w:r>
          </w:p>
          <w:p w14:paraId="540E3D72">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p w14:paraId="7DB9F09E">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毕业要求</w:t>
            </w:r>
          </w:p>
        </w:tc>
        <w:tc>
          <w:tcPr>
            <w:tcW w:w="9470" w:type="dxa"/>
            <w:gridSpan w:val="4"/>
            <w:vAlign w:val="center"/>
          </w:tcPr>
          <w:p w14:paraId="24542FB9">
            <w:pPr>
              <w:keepNext w:val="0"/>
              <w:keepLines w:val="0"/>
              <w:pageBreakBefore w:val="0"/>
              <w:widowControl w:val="0"/>
              <w:kinsoku/>
              <w:wordWrap/>
              <w:overflowPunct/>
              <w:topLinePunct w:val="0"/>
              <w:autoSpaceDE/>
              <w:autoSpaceDN/>
              <w:bidi w:val="0"/>
              <w:adjustRightInd w:val="0"/>
              <w:snapToGrid w:val="0"/>
              <w:spacing w:line="240" w:lineRule="exact"/>
              <w:ind w:firstLine="361" w:firstLineChars="200"/>
              <w:jc w:val="left"/>
              <w:textAlignment w:val="auto"/>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培养目标：</w:t>
            </w:r>
            <w:r>
              <w:rPr>
                <w:rFonts w:hint="eastAsia" w:ascii="宋体" w:hAnsi="宋体"/>
                <w:bCs/>
                <w:color w:val="000000" w:themeColor="text1"/>
                <w:szCs w:val="21"/>
                <w:highlight w:val="none"/>
                <w:lang w:val="en-US" w:eastAsia="zh-CN"/>
                <w14:textFill>
                  <w14:solidFill>
                    <w14:schemeClr w14:val="tx1"/>
                  </w14:solidFill>
                </w14:textFill>
              </w:rPr>
              <w:t>面向京津冀区域建设和社会经济发展需求，发挥地方综合性大学优势，培养德智体美劳全面发展具有高度社会责任感、良好职业道德和人文素养，具备厚积博学意识、时代创新精神、良好职业道德、勤奋务实作风、基础理论宽厚、执业知识全面、专业素质过硬，具备良好设计创作能力、实践应用能力、职业适应能力的应用型人才。毕业生能够在建筑设计院、规划设计院、建筑科学研究院或高等院校从事建筑群体规划及建筑设计方面的工程实践或教学、科研工作，或在政府城市管理部门从事相关管理工作的高素质应用型人才。</w:t>
            </w:r>
          </w:p>
        </w:tc>
      </w:tr>
      <w:tr w14:paraId="0371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3122" w:type="dxa"/>
            <w:gridSpan w:val="2"/>
            <w:vMerge w:val="continue"/>
            <w:tcBorders>
              <w:tl2br w:val="single" w:color="auto" w:sz="4" w:space="0"/>
            </w:tcBorders>
            <w:vAlign w:val="center"/>
          </w:tcPr>
          <w:p w14:paraId="1B941291">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2AB0140D">
            <w:pPr>
              <w:keepNext w:val="0"/>
              <w:keepLines w:val="0"/>
              <w:pageBreakBefore w:val="0"/>
              <w:kinsoku/>
              <w:wordWrap/>
              <w:overflowPunct/>
              <w:topLinePunct w:val="0"/>
              <w:autoSpaceDE w:val="0"/>
              <w:autoSpaceDN w:val="0"/>
              <w:bidi w:val="0"/>
              <w:adjustRightInd w:val="0"/>
              <w:spacing w:line="240" w:lineRule="exact"/>
              <w:textAlignment w:val="auto"/>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培养目标1：</w:t>
            </w:r>
            <w:r>
              <w:rPr>
                <w:rFonts w:hint="eastAsia" w:ascii="宋体" w:hAnsi="宋体"/>
                <w:bCs/>
                <w:color w:val="000000" w:themeColor="text1"/>
                <w:szCs w:val="21"/>
                <w:highlight w:val="none"/>
                <w:lang w:val="en-US" w:eastAsia="zh-CN"/>
                <w14:textFill>
                  <w14:solidFill>
                    <w14:schemeClr w14:val="tx1"/>
                  </w14:solidFill>
                </w14:textFill>
              </w:rPr>
              <w:t>以提升学生应用型设计能力为重点，培养热爱建筑事业、关怀人类生存环境与社会整体利益，具有扎实的建筑设计理论知识和基本技能，能系统解决建筑学领域复杂工程问题的人才。</w:t>
            </w:r>
          </w:p>
        </w:tc>
        <w:tc>
          <w:tcPr>
            <w:tcW w:w="2410" w:type="dxa"/>
            <w:vAlign w:val="center"/>
          </w:tcPr>
          <w:p w14:paraId="1B225D8C">
            <w:pPr>
              <w:keepNext w:val="0"/>
              <w:keepLines w:val="0"/>
              <w:pageBreakBefore w:val="0"/>
              <w:kinsoku/>
              <w:wordWrap/>
              <w:overflowPunct/>
              <w:topLinePunct w:val="0"/>
              <w:autoSpaceDE w:val="0"/>
              <w:autoSpaceDN w:val="0"/>
              <w:bidi w:val="0"/>
              <w:adjustRightInd w:val="0"/>
              <w:spacing w:line="240" w:lineRule="exact"/>
              <w:textAlignment w:val="auto"/>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培养目标2：</w:t>
            </w:r>
            <w:r>
              <w:rPr>
                <w:rFonts w:hint="eastAsia" w:ascii="宋体" w:hAnsi="宋体"/>
                <w:bCs/>
                <w:color w:val="000000" w:themeColor="text1"/>
                <w:szCs w:val="21"/>
                <w:highlight w:val="none"/>
                <w:lang w:val="en-US" w:eastAsia="zh-CN"/>
                <w14:textFill>
                  <w14:solidFill>
                    <w14:schemeClr w14:val="tx1"/>
                  </w14:solidFill>
                </w14:textFill>
              </w:rPr>
              <w:t>掌握建筑设计相关的原理与方法，以及与此相关的城市规划、城市设计、景观设计、建筑历史、结构、构造、材料、技术、经济等方面的专业知识。</w:t>
            </w:r>
          </w:p>
        </w:tc>
        <w:tc>
          <w:tcPr>
            <w:tcW w:w="2409" w:type="dxa"/>
            <w:vAlign w:val="center"/>
          </w:tcPr>
          <w:p w14:paraId="2555A113">
            <w:pPr>
              <w:keepNext w:val="0"/>
              <w:keepLines w:val="0"/>
              <w:pageBreakBefore w:val="0"/>
              <w:kinsoku/>
              <w:wordWrap/>
              <w:overflowPunct/>
              <w:topLinePunct w:val="0"/>
              <w:autoSpaceDE w:val="0"/>
              <w:autoSpaceDN w:val="0"/>
              <w:bidi w:val="0"/>
              <w:adjustRightInd w:val="0"/>
              <w:spacing w:line="240" w:lineRule="exact"/>
              <w:textAlignment w:val="auto"/>
              <w:rPr>
                <w:rFonts w:ascii="宋体" w:hAnsi="宋体"/>
                <w:bCs/>
                <w:color w:val="000000" w:themeColor="text1"/>
                <w:szCs w:val="21"/>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培养目标3：</w:t>
            </w:r>
            <w:r>
              <w:rPr>
                <w:rFonts w:hint="eastAsia" w:ascii="宋体" w:hAnsi="宋体"/>
                <w:bCs/>
                <w:color w:val="000000" w:themeColor="text1"/>
                <w:szCs w:val="21"/>
                <w:highlight w:val="none"/>
                <w:lang w:val="en-US" w:eastAsia="zh-CN"/>
                <w14:textFill>
                  <w14:solidFill>
                    <w14:schemeClr w14:val="tx1"/>
                  </w14:solidFill>
                </w14:textFill>
              </w:rPr>
              <w:t>培养实践和创新相结合，具有良好的奉献精神、职业道德和团队意识，以及多种职业适应能力的应用型高级技术人才。</w:t>
            </w:r>
          </w:p>
          <w:p w14:paraId="247E54A1">
            <w:pPr>
              <w:keepNext w:val="0"/>
              <w:keepLines w:val="0"/>
              <w:pageBreakBefore w:val="0"/>
              <w:widowControl/>
              <w:kinsoku/>
              <w:wordWrap/>
              <w:overflowPunct/>
              <w:topLinePunct w:val="0"/>
              <w:bidi w:val="0"/>
              <w:adjustRightInd w:val="0"/>
              <w:snapToGrid w:val="0"/>
              <w:spacing w:line="240" w:lineRule="exact"/>
              <w:textAlignment w:val="auto"/>
              <w:rPr>
                <w:rFonts w:ascii="宋体" w:hAnsi="宋体"/>
                <w:b/>
                <w:color w:val="000000" w:themeColor="text1"/>
                <w:sz w:val="18"/>
                <w:szCs w:val="18"/>
                <w:highlight w:val="none"/>
                <w14:textFill>
                  <w14:solidFill>
                    <w14:schemeClr w14:val="tx1"/>
                  </w14:solidFill>
                </w14:textFill>
              </w:rPr>
            </w:pPr>
          </w:p>
        </w:tc>
        <w:tc>
          <w:tcPr>
            <w:tcW w:w="2241" w:type="dxa"/>
            <w:vAlign w:val="center"/>
          </w:tcPr>
          <w:p w14:paraId="246AD3FC">
            <w:pPr>
              <w:keepNext w:val="0"/>
              <w:keepLines w:val="0"/>
              <w:pageBreakBefore w:val="0"/>
              <w:kinsoku/>
              <w:wordWrap/>
              <w:overflowPunct/>
              <w:topLinePunct w:val="0"/>
              <w:autoSpaceDE w:val="0"/>
              <w:autoSpaceDN w:val="0"/>
              <w:bidi w:val="0"/>
              <w:adjustRightInd w:val="0"/>
              <w:spacing w:line="240" w:lineRule="exact"/>
              <w:textAlignment w:val="auto"/>
              <w:rPr>
                <w:rFonts w:ascii="宋体" w:hAnsi="宋体"/>
                <w:bCs/>
                <w:color w:val="000000" w:themeColor="text1"/>
                <w:szCs w:val="21"/>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培养目标4：</w:t>
            </w:r>
            <w:r>
              <w:rPr>
                <w:rFonts w:hint="eastAsia" w:ascii="宋体" w:hAnsi="宋体"/>
                <w:bCs/>
                <w:color w:val="000000" w:themeColor="text1"/>
                <w:szCs w:val="21"/>
                <w:highlight w:val="none"/>
                <w:lang w:val="en-US" w:eastAsia="zh-CN"/>
                <w14:textFill>
                  <w14:solidFill>
                    <w14:schemeClr w14:val="tx1"/>
                  </w14:solidFill>
                </w14:textFill>
              </w:rPr>
              <w:t>培养经过严格建筑设计专业技术训练，具有终身学习能力，能够适应行业发展、具有忠诚、向上的建筑学专业技术人才。</w:t>
            </w:r>
          </w:p>
          <w:p w14:paraId="072D258A">
            <w:pPr>
              <w:keepNext w:val="0"/>
              <w:keepLines w:val="0"/>
              <w:pageBreakBefore w:val="0"/>
              <w:widowControl/>
              <w:kinsoku/>
              <w:wordWrap/>
              <w:overflowPunct/>
              <w:topLinePunct w:val="0"/>
              <w:bidi w:val="0"/>
              <w:adjustRightInd w:val="0"/>
              <w:snapToGrid w:val="0"/>
              <w:spacing w:line="240" w:lineRule="exact"/>
              <w:textAlignment w:val="auto"/>
              <w:rPr>
                <w:rFonts w:ascii="宋体" w:hAnsi="宋体"/>
                <w:b/>
                <w:color w:val="000000" w:themeColor="text1"/>
                <w:sz w:val="18"/>
                <w:szCs w:val="18"/>
                <w:highlight w:val="none"/>
                <w14:textFill>
                  <w14:solidFill>
                    <w14:schemeClr w14:val="tx1"/>
                  </w14:solidFill>
                </w14:textFill>
              </w:rPr>
            </w:pPr>
          </w:p>
        </w:tc>
      </w:tr>
      <w:tr w14:paraId="3975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restart"/>
            <w:vAlign w:val="center"/>
          </w:tcPr>
          <w:p w14:paraId="781E5E3A">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知</w:t>
            </w:r>
          </w:p>
          <w:p w14:paraId="15A401FB">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识</w:t>
            </w:r>
          </w:p>
          <w:p w14:paraId="73A26251">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要</w:t>
            </w:r>
          </w:p>
          <w:p w14:paraId="19866142">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求</w:t>
            </w:r>
          </w:p>
        </w:tc>
        <w:tc>
          <w:tcPr>
            <w:tcW w:w="2555" w:type="dxa"/>
            <w:vAlign w:val="center"/>
          </w:tcPr>
          <w:p w14:paraId="089283B5">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1</w:t>
            </w:r>
            <w:r>
              <w:rPr>
                <w:rFonts w:ascii="宋体" w:hAnsi="宋体"/>
                <w:b/>
                <w:color w:val="000000" w:themeColor="text1"/>
                <w:sz w:val="18"/>
                <w:szCs w:val="18"/>
                <w:highlight w:val="none"/>
                <w14:textFill>
                  <w14:solidFill>
                    <w14:schemeClr w14:val="tx1"/>
                  </w14:solidFill>
                </w14:textFill>
              </w:rPr>
              <w:t>-1</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掌握建筑设计的基本理论、基本知识；</w:t>
            </w:r>
          </w:p>
        </w:tc>
        <w:tc>
          <w:tcPr>
            <w:tcW w:w="2410" w:type="dxa"/>
            <w:vAlign w:val="center"/>
          </w:tcPr>
          <w:p w14:paraId="49DEFC82">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10" w:type="dxa"/>
            <w:vAlign w:val="center"/>
          </w:tcPr>
          <w:p w14:paraId="1A948342">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5A5FA4BA">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154F1837">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r>
      <w:tr w14:paraId="14D4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32C9A5C0">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5E83732D">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1</w:t>
            </w:r>
            <w:r>
              <w:rPr>
                <w:rFonts w:ascii="宋体" w:hAnsi="宋体"/>
                <w:b/>
                <w:color w:val="000000" w:themeColor="text1"/>
                <w:sz w:val="18"/>
                <w:szCs w:val="18"/>
                <w:highlight w:val="none"/>
                <w14:textFill>
                  <w14:solidFill>
                    <w14:schemeClr w14:val="tx1"/>
                  </w14:solidFill>
                </w14:textFill>
              </w:rPr>
              <w:t>-2</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掌握建筑设计的基本技能和设计方法，掌握城市设计的基本方法；</w:t>
            </w:r>
          </w:p>
        </w:tc>
        <w:tc>
          <w:tcPr>
            <w:tcW w:w="2410" w:type="dxa"/>
            <w:vAlign w:val="center"/>
          </w:tcPr>
          <w:p w14:paraId="087540D8">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4D646D28">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09" w:type="dxa"/>
            <w:vAlign w:val="center"/>
          </w:tcPr>
          <w:p w14:paraId="69E0C035">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241" w:type="dxa"/>
            <w:vAlign w:val="center"/>
          </w:tcPr>
          <w:p w14:paraId="44DB85E4">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r>
      <w:tr w14:paraId="2CA4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567" w:type="dxa"/>
            <w:vMerge w:val="continue"/>
            <w:vAlign w:val="center"/>
          </w:tcPr>
          <w:p w14:paraId="2959EFD7">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4E5CC933">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1</w:t>
            </w:r>
            <w:r>
              <w:rPr>
                <w:rFonts w:ascii="宋体" w:hAnsi="宋体"/>
                <w:b/>
                <w:color w:val="000000" w:themeColor="text1"/>
                <w:sz w:val="18"/>
                <w:szCs w:val="18"/>
                <w:highlight w:val="none"/>
                <w14:textFill>
                  <w14:solidFill>
                    <w14:schemeClr w14:val="tx1"/>
                  </w14:solidFill>
                </w14:textFill>
              </w:rPr>
              <w:t>-3</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熟悉与建筑设计和城乡规划相关的方针、政策和法规；</w:t>
            </w:r>
          </w:p>
        </w:tc>
        <w:tc>
          <w:tcPr>
            <w:tcW w:w="2410" w:type="dxa"/>
            <w:vAlign w:val="center"/>
          </w:tcPr>
          <w:p w14:paraId="54DC202B">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5713A7F9">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7FE72185">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486B6981">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r>
      <w:tr w14:paraId="46E0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restart"/>
            <w:vAlign w:val="center"/>
          </w:tcPr>
          <w:p w14:paraId="031179B5">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能</w:t>
            </w:r>
          </w:p>
          <w:p w14:paraId="79A556C0">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力</w:t>
            </w:r>
          </w:p>
          <w:p w14:paraId="423D1E08">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要</w:t>
            </w:r>
          </w:p>
          <w:p w14:paraId="76E11B71">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求</w:t>
            </w:r>
          </w:p>
        </w:tc>
        <w:tc>
          <w:tcPr>
            <w:tcW w:w="2555" w:type="dxa"/>
            <w:vAlign w:val="center"/>
          </w:tcPr>
          <w:p w14:paraId="1762FF1F">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2</w:t>
            </w:r>
            <w:r>
              <w:rPr>
                <w:rFonts w:ascii="宋体" w:hAnsi="宋体"/>
                <w:b/>
                <w:color w:val="000000" w:themeColor="text1"/>
                <w:sz w:val="18"/>
                <w:szCs w:val="18"/>
                <w:highlight w:val="none"/>
                <w14:textFill>
                  <w14:solidFill>
                    <w14:schemeClr w14:val="tx1"/>
                  </w14:solidFill>
                </w14:textFill>
              </w:rPr>
              <w:t>-1</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具有获得及应用知识的能力</w:t>
            </w:r>
          </w:p>
        </w:tc>
        <w:tc>
          <w:tcPr>
            <w:tcW w:w="2410" w:type="dxa"/>
            <w:vAlign w:val="center"/>
          </w:tcPr>
          <w:p w14:paraId="2F25AD10">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10" w:type="dxa"/>
            <w:vAlign w:val="center"/>
          </w:tcPr>
          <w:p w14:paraId="2390F974">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5669FB99">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02D7DA9E">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r>
      <w:tr w14:paraId="7B01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7837040E">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751EB536">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2</w:t>
            </w:r>
            <w:r>
              <w:rPr>
                <w:rFonts w:ascii="宋体" w:hAnsi="宋体"/>
                <w:b/>
                <w:color w:val="000000" w:themeColor="text1"/>
                <w:sz w:val="18"/>
                <w:szCs w:val="18"/>
                <w:highlight w:val="none"/>
                <w14:textFill>
                  <w14:solidFill>
                    <w14:schemeClr w14:val="tx1"/>
                  </w14:solidFill>
                </w14:textFill>
              </w:rPr>
              <w:t>-2</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具有较强的动手能力和解决实际问题的能力</w:t>
            </w:r>
          </w:p>
        </w:tc>
        <w:tc>
          <w:tcPr>
            <w:tcW w:w="2410" w:type="dxa"/>
            <w:vAlign w:val="center"/>
          </w:tcPr>
          <w:p w14:paraId="6D964468">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36E08AA2">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09" w:type="dxa"/>
            <w:vAlign w:val="center"/>
          </w:tcPr>
          <w:p w14:paraId="1F6F91F0">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1E6C0416">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r>
      <w:tr w14:paraId="3DCE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7C84367F">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2F5B9A4C">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2</w:t>
            </w:r>
            <w:r>
              <w:rPr>
                <w:rFonts w:ascii="宋体" w:hAnsi="宋体"/>
                <w:b/>
                <w:color w:val="000000" w:themeColor="text1"/>
                <w:sz w:val="18"/>
                <w:szCs w:val="18"/>
                <w:highlight w:val="none"/>
                <w14:textFill>
                  <w14:solidFill>
                    <w14:schemeClr w14:val="tx1"/>
                  </w14:solidFill>
                </w14:textFill>
              </w:rPr>
              <w:t>-3</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表达和协调的能力</w:t>
            </w:r>
          </w:p>
        </w:tc>
        <w:tc>
          <w:tcPr>
            <w:tcW w:w="2410" w:type="dxa"/>
            <w:vAlign w:val="center"/>
          </w:tcPr>
          <w:p w14:paraId="43E53017">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5FBFC9E8">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73CE44DD">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6D7FEB8E">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r>
      <w:tr w14:paraId="5C45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4F819C9B">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2F957BF7">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2-4：</w:t>
            </w:r>
            <w:r>
              <w:rPr>
                <w:rFonts w:hint="eastAsia" w:ascii="宋体" w:hAnsi="宋体"/>
                <w:bCs/>
                <w:color w:val="000000" w:themeColor="text1"/>
                <w:szCs w:val="21"/>
                <w:highlight w:val="none"/>
                <w14:textFill>
                  <w14:solidFill>
                    <w14:schemeClr w14:val="tx1"/>
                  </w14:solidFill>
                </w14:textFill>
              </w:rPr>
              <w:t>创新的意识和能力</w:t>
            </w:r>
          </w:p>
        </w:tc>
        <w:tc>
          <w:tcPr>
            <w:tcW w:w="2410" w:type="dxa"/>
            <w:vAlign w:val="center"/>
          </w:tcPr>
          <w:p w14:paraId="5F5ADB5A">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20FD5B18">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09" w:type="dxa"/>
            <w:vAlign w:val="center"/>
          </w:tcPr>
          <w:p w14:paraId="0E3A8BAD">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2158C980">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r>
      <w:tr w14:paraId="1207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676510C6">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3A91D894">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2-5：</w:t>
            </w:r>
            <w:r>
              <w:rPr>
                <w:rFonts w:hint="eastAsia" w:ascii="宋体" w:hAnsi="宋体"/>
                <w:bCs/>
                <w:color w:val="000000" w:themeColor="text1"/>
                <w:szCs w:val="21"/>
                <w:highlight w:val="none"/>
                <w14:textFill>
                  <w14:solidFill>
                    <w14:schemeClr w14:val="tx1"/>
                  </w14:solidFill>
                </w14:textFill>
              </w:rPr>
              <w:t>具有一定/初步的科学研究和实际工作能力，具有一定的批判性思维能力</w:t>
            </w:r>
          </w:p>
        </w:tc>
        <w:tc>
          <w:tcPr>
            <w:tcW w:w="2410" w:type="dxa"/>
            <w:vAlign w:val="center"/>
          </w:tcPr>
          <w:p w14:paraId="0C8EBD0E">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51C980A9">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09" w:type="dxa"/>
            <w:vAlign w:val="center"/>
          </w:tcPr>
          <w:p w14:paraId="54381F6D">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1DA2B77B">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r>
      <w:tr w14:paraId="0FEA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restart"/>
            <w:vAlign w:val="center"/>
          </w:tcPr>
          <w:p w14:paraId="11CD9648">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素</w:t>
            </w:r>
          </w:p>
          <w:p w14:paraId="7037E8DA">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质</w:t>
            </w:r>
          </w:p>
          <w:p w14:paraId="54057948">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要</w:t>
            </w:r>
          </w:p>
          <w:p w14:paraId="3C0E7433">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求</w:t>
            </w:r>
          </w:p>
        </w:tc>
        <w:tc>
          <w:tcPr>
            <w:tcW w:w="2555" w:type="dxa"/>
            <w:vAlign w:val="center"/>
          </w:tcPr>
          <w:p w14:paraId="291DB665">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3</w:t>
            </w:r>
            <w:r>
              <w:rPr>
                <w:rFonts w:ascii="宋体" w:hAnsi="宋体"/>
                <w:b/>
                <w:color w:val="000000" w:themeColor="text1"/>
                <w:sz w:val="18"/>
                <w:szCs w:val="18"/>
                <w:highlight w:val="none"/>
                <w14:textFill>
                  <w14:solidFill>
                    <w14:schemeClr w14:val="tx1"/>
                  </w14:solidFill>
                </w14:textFill>
              </w:rPr>
              <w:t>-1</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坚持正确的政治方向、遵纪守法，愿为人民幸福、国家富强服务；有正确的世界观和积极的人生观。诚实正直，具有良好的团队合作精神。关注人类生存环境，具有良好的生态、环境保护意识。</w:t>
            </w:r>
          </w:p>
        </w:tc>
        <w:tc>
          <w:tcPr>
            <w:tcW w:w="2410" w:type="dxa"/>
            <w:vAlign w:val="center"/>
          </w:tcPr>
          <w:p w14:paraId="543ABD42">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10" w:type="dxa"/>
            <w:vAlign w:val="center"/>
          </w:tcPr>
          <w:p w14:paraId="3108DA74">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6DCDD133">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241" w:type="dxa"/>
            <w:vAlign w:val="center"/>
          </w:tcPr>
          <w:p w14:paraId="6B689057">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r>
      <w:tr w14:paraId="6E705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169F85B7">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08F1A412">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3</w:t>
            </w:r>
            <w:r>
              <w:rPr>
                <w:rFonts w:ascii="宋体" w:hAnsi="宋体"/>
                <w:b/>
                <w:color w:val="000000" w:themeColor="text1"/>
                <w:sz w:val="18"/>
                <w:szCs w:val="18"/>
                <w:highlight w:val="none"/>
                <w14:textFill>
                  <w14:solidFill>
                    <w14:schemeClr w14:val="tx1"/>
                  </w14:solidFill>
                </w14:textFill>
              </w:rPr>
              <w:t>-2</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具有较丰富的人文学科知识、良好的艺术修养，熟悉中外优秀文化，具有国际视野和与时俱进的现代意识。</w:t>
            </w:r>
          </w:p>
        </w:tc>
        <w:tc>
          <w:tcPr>
            <w:tcW w:w="2410" w:type="dxa"/>
            <w:vAlign w:val="center"/>
          </w:tcPr>
          <w:p w14:paraId="487DC5D8">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1BDE3C34">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25F4B9F3">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241" w:type="dxa"/>
            <w:vAlign w:val="center"/>
          </w:tcPr>
          <w:p w14:paraId="123DC91B">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r>
      <w:tr w14:paraId="7377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3CE27490">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2E21E69B">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ascii="宋体" w:hAnsi="宋体"/>
                <w:b/>
                <w:color w:val="000000" w:themeColor="text1"/>
                <w:sz w:val="18"/>
                <w:szCs w:val="18"/>
                <w:highlight w:val="none"/>
                <w14:textFill>
                  <w14:solidFill>
                    <w14:schemeClr w14:val="tx1"/>
                  </w14:solidFill>
                </w14:textFill>
              </w:rPr>
              <w:t>3-3</w:t>
            </w:r>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具备科学思维，掌握一定的设计与研究方法，在专业领域具有较好的综合素质</w:t>
            </w:r>
          </w:p>
        </w:tc>
        <w:tc>
          <w:tcPr>
            <w:tcW w:w="2410" w:type="dxa"/>
            <w:vAlign w:val="center"/>
          </w:tcPr>
          <w:p w14:paraId="2471BC79">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10" w:type="dxa"/>
            <w:vAlign w:val="center"/>
          </w:tcPr>
          <w:p w14:paraId="623CF0D1">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09" w:type="dxa"/>
            <w:vAlign w:val="center"/>
          </w:tcPr>
          <w:p w14:paraId="08581C32">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241" w:type="dxa"/>
            <w:vAlign w:val="center"/>
          </w:tcPr>
          <w:p w14:paraId="50D17FC7">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r>
      <w:tr w14:paraId="1726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vMerge w:val="continue"/>
            <w:vAlign w:val="center"/>
          </w:tcPr>
          <w:p w14:paraId="5399906E">
            <w:pPr>
              <w:widowControl/>
              <w:adjustRightInd w:val="0"/>
              <w:snapToGrid w:val="0"/>
              <w:jc w:val="center"/>
              <w:rPr>
                <w:rFonts w:ascii="宋体" w:hAnsi="宋体"/>
                <w:b/>
                <w:color w:val="000000" w:themeColor="text1"/>
                <w:sz w:val="18"/>
                <w:szCs w:val="18"/>
                <w:highlight w:val="none"/>
                <w14:textFill>
                  <w14:solidFill>
                    <w14:schemeClr w14:val="tx1"/>
                  </w14:solidFill>
                </w14:textFill>
              </w:rPr>
            </w:pPr>
          </w:p>
        </w:tc>
        <w:tc>
          <w:tcPr>
            <w:tcW w:w="2555" w:type="dxa"/>
            <w:vAlign w:val="center"/>
          </w:tcPr>
          <w:p w14:paraId="57117A30">
            <w:pPr>
              <w:widowControl/>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3-</w:t>
            </w:r>
            <w:del w:id="2026" w:author="杰" w:date="2025-08-27T17:09:32Z">
              <w:r>
                <w:rPr>
                  <w:rFonts w:hint="eastAsia" w:ascii="宋体" w:hAnsi="宋体"/>
                  <w:b/>
                  <w:color w:val="auto"/>
                  <w:sz w:val="18"/>
                  <w:szCs w:val="18"/>
                  <w:highlight w:val="none"/>
                </w:rPr>
                <w:delText>5</w:delText>
              </w:r>
            </w:del>
            <w:ins w:id="2027" w:author="杰" w:date="2025-08-27T17:09:32Z">
              <w:r>
                <w:rPr>
                  <w:rFonts w:hint="eastAsia" w:ascii="宋体" w:hAnsi="宋体"/>
                  <w:b/>
                  <w:color w:val="000000" w:themeColor="text1"/>
                  <w:sz w:val="18"/>
                  <w:szCs w:val="18"/>
                  <w:highlight w:val="none"/>
                  <w:lang w:val="en-US" w:eastAsia="zh-CN"/>
                  <w14:textFill>
                    <w14:solidFill>
                      <w14:schemeClr w14:val="tx1"/>
                    </w14:solidFill>
                  </w14:textFill>
                </w:rPr>
                <w:t>4</w:t>
              </w:r>
            </w:ins>
            <w:r>
              <w:rPr>
                <w:rFonts w:hint="eastAsia" w:ascii="宋体" w:hAnsi="宋体"/>
                <w:b/>
                <w:color w:val="000000" w:themeColor="text1"/>
                <w:sz w:val="18"/>
                <w:szCs w:val="18"/>
                <w:highlight w:val="none"/>
                <w14:textFill>
                  <w14:solidFill>
                    <w14:schemeClr w14:val="tx1"/>
                  </w14:solidFill>
                </w14:textFill>
              </w:rPr>
              <w:t>：</w:t>
            </w:r>
            <w:r>
              <w:rPr>
                <w:rFonts w:hint="eastAsia" w:ascii="宋体" w:hAnsi="宋体"/>
                <w:bCs/>
                <w:color w:val="000000" w:themeColor="text1"/>
                <w:szCs w:val="21"/>
                <w:highlight w:val="none"/>
                <w14:textFill>
                  <w14:solidFill>
                    <w14:schemeClr w14:val="tx1"/>
                  </w14:solidFill>
                </w14:textFill>
              </w:rPr>
              <w:t>具备良好的人际交往能力和心理素质，具有健康的体魄和良好的生活习惯。</w:t>
            </w:r>
          </w:p>
        </w:tc>
        <w:tc>
          <w:tcPr>
            <w:tcW w:w="2410" w:type="dxa"/>
            <w:vAlign w:val="center"/>
          </w:tcPr>
          <w:p w14:paraId="1D30CBCB">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c>
          <w:tcPr>
            <w:tcW w:w="2410" w:type="dxa"/>
            <w:vAlign w:val="center"/>
          </w:tcPr>
          <w:p w14:paraId="78953FEA">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409" w:type="dxa"/>
            <w:vAlign w:val="center"/>
          </w:tcPr>
          <w:p w14:paraId="0D9DD893">
            <w:pPr>
              <w:widowControl/>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2241" w:type="dxa"/>
            <w:vAlign w:val="center"/>
          </w:tcPr>
          <w:p w14:paraId="6C1D47CC">
            <w:pPr>
              <w:widowControl/>
              <w:adjustRightInd w:val="0"/>
              <w:snapToGrid w:val="0"/>
              <w:jc w:val="center"/>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w:t>
            </w:r>
          </w:p>
        </w:tc>
      </w:tr>
    </w:tbl>
    <w:p w14:paraId="58D58534">
      <w:pPr>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br w:type="page"/>
      </w:r>
    </w:p>
    <w:p w14:paraId="1C779DDB">
      <w:pPr>
        <w:spacing w:line="500" w:lineRule="exact"/>
        <w:ind w:firstLine="480" w:firstLineChars="200"/>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十</w:t>
      </w:r>
      <w:r>
        <w:rPr>
          <w:rFonts w:hint="eastAsia" w:ascii="黑体" w:eastAsia="黑体"/>
          <w:bCs/>
          <w:color w:val="000000" w:themeColor="text1"/>
          <w:sz w:val="24"/>
          <w:highlight w:val="none"/>
          <w:lang w:val="en-US" w:eastAsia="zh-CN"/>
          <w14:textFill>
            <w14:solidFill>
              <w14:schemeClr w14:val="tx1"/>
            </w14:solidFill>
          </w14:textFill>
        </w:rPr>
        <w:t>一</w:t>
      </w:r>
      <w:r>
        <w:rPr>
          <w:rFonts w:hint="eastAsia" w:ascii="黑体" w:eastAsia="黑体"/>
          <w:bCs/>
          <w:color w:val="000000" w:themeColor="text1"/>
          <w:sz w:val="24"/>
          <w:highlight w:val="none"/>
          <w14:textFill>
            <w14:solidFill>
              <w14:schemeClr w14:val="tx1"/>
            </w14:solidFill>
          </w14:textFill>
        </w:rPr>
        <w:t>、课程体系支撑毕业要求实现关系矩阵图</w:t>
      </w:r>
    </w:p>
    <w:p w14:paraId="36FCDA39">
      <w:pPr>
        <w:widowControl/>
        <w:adjustRightInd w:val="0"/>
        <w:snapToGrid w:val="0"/>
        <w:spacing w:line="440" w:lineRule="exact"/>
        <w:ind w:firstLine="480" w:firstLineChars="200"/>
        <w:jc w:val="left"/>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（一）通识教育课程部分</w:t>
      </w:r>
    </w:p>
    <w:tbl>
      <w:tblPr>
        <w:tblStyle w:val="15"/>
        <w:tblW w:w="141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2735"/>
        <w:gridCol w:w="572"/>
        <w:gridCol w:w="572"/>
        <w:gridCol w:w="572"/>
        <w:gridCol w:w="572"/>
        <w:gridCol w:w="572"/>
        <w:gridCol w:w="576"/>
        <w:gridCol w:w="573"/>
        <w:gridCol w:w="573"/>
        <w:gridCol w:w="573"/>
        <w:gridCol w:w="573"/>
        <w:gridCol w:w="573"/>
        <w:gridCol w:w="573"/>
        <w:gridCol w:w="573"/>
        <w:gridCol w:w="573"/>
        <w:gridCol w:w="573"/>
        <w:gridCol w:w="573"/>
        <w:gridCol w:w="573"/>
        <w:gridCol w:w="573"/>
      </w:tblGrid>
      <w:tr w14:paraId="4FFB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blHeader/>
          <w:jc w:val="center"/>
        </w:trPr>
        <w:tc>
          <w:tcPr>
            <w:tcW w:w="3863" w:type="dxa"/>
            <w:gridSpan w:val="2"/>
            <w:tcBorders>
              <w:tl2br w:val="single" w:color="auto" w:sz="4" w:space="0"/>
            </w:tcBorders>
            <w:vAlign w:val="center"/>
          </w:tcPr>
          <w:p w14:paraId="29F9B324">
            <w:pPr>
              <w:adjustRightInd w:val="0"/>
              <w:snapToGrid w:val="0"/>
              <w:jc w:val="right"/>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毕业要求</w:t>
            </w:r>
          </w:p>
          <w:p w14:paraId="104500BC">
            <w:pPr>
              <w:adjustRightInd w:val="0"/>
              <w:snapToGrid w:val="0"/>
              <w:jc w:val="center"/>
              <w:rPr>
                <w:rFonts w:ascii="宋体" w:hAnsi="宋体"/>
                <w:b/>
                <w:color w:val="000000" w:themeColor="text1"/>
                <w:sz w:val="18"/>
                <w:szCs w:val="18"/>
                <w:highlight w:val="none"/>
                <w14:textFill>
                  <w14:solidFill>
                    <w14:schemeClr w14:val="tx1"/>
                  </w14:solidFill>
                </w14:textFill>
              </w:rPr>
            </w:pPr>
          </w:p>
          <w:p w14:paraId="7896B3AF">
            <w:pPr>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课程体系</w:t>
            </w:r>
          </w:p>
        </w:tc>
        <w:tc>
          <w:tcPr>
            <w:tcW w:w="3436" w:type="dxa"/>
            <w:gridSpan w:val="6"/>
            <w:vAlign w:val="center"/>
          </w:tcPr>
          <w:p w14:paraId="70564D7E">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知识要求</w:t>
            </w:r>
          </w:p>
        </w:tc>
        <w:tc>
          <w:tcPr>
            <w:tcW w:w="3438" w:type="dxa"/>
            <w:gridSpan w:val="6"/>
            <w:vAlign w:val="center"/>
          </w:tcPr>
          <w:p w14:paraId="2C0D4871">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能力要求</w:t>
            </w:r>
          </w:p>
        </w:tc>
        <w:tc>
          <w:tcPr>
            <w:tcW w:w="3438" w:type="dxa"/>
            <w:gridSpan w:val="6"/>
            <w:vAlign w:val="center"/>
          </w:tcPr>
          <w:p w14:paraId="0BF88B53">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素质要求</w:t>
            </w:r>
          </w:p>
        </w:tc>
      </w:tr>
      <w:tr w14:paraId="565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1128" w:type="dxa"/>
            <w:vAlign w:val="center"/>
          </w:tcPr>
          <w:p w14:paraId="2DDB4B39">
            <w:pPr>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课程号</w:t>
            </w:r>
          </w:p>
        </w:tc>
        <w:tc>
          <w:tcPr>
            <w:tcW w:w="2735" w:type="dxa"/>
            <w:vAlign w:val="center"/>
          </w:tcPr>
          <w:p w14:paraId="69C1AAE2">
            <w:pPr>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课程名称</w:t>
            </w:r>
          </w:p>
        </w:tc>
        <w:tc>
          <w:tcPr>
            <w:tcW w:w="572" w:type="dxa"/>
            <w:vAlign w:val="center"/>
          </w:tcPr>
          <w:p w14:paraId="2B41728A">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1-</w:t>
            </w:r>
            <w:r>
              <w:rPr>
                <w:rFonts w:hint="eastAsia" w:ascii="宋体" w:hAnsi="宋体" w:cs="AdobeHeitiStd-Regular"/>
                <w:b/>
                <w:color w:val="000000" w:themeColor="text1"/>
                <w:kern w:val="0"/>
                <w:sz w:val="18"/>
                <w:szCs w:val="18"/>
                <w:highlight w:val="none"/>
                <w14:textFill>
                  <w14:solidFill>
                    <w14:schemeClr w14:val="tx1"/>
                  </w14:solidFill>
                </w14:textFill>
              </w:rPr>
              <w:t>1</w:t>
            </w:r>
          </w:p>
        </w:tc>
        <w:tc>
          <w:tcPr>
            <w:tcW w:w="572" w:type="dxa"/>
            <w:vAlign w:val="center"/>
          </w:tcPr>
          <w:p w14:paraId="3BDBAD6B">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1-</w:t>
            </w:r>
            <w:r>
              <w:rPr>
                <w:rFonts w:hint="eastAsia" w:ascii="宋体" w:hAnsi="宋体" w:cs="AdobeHeitiStd-Regular"/>
                <w:b/>
                <w:color w:val="000000" w:themeColor="text1"/>
                <w:kern w:val="0"/>
                <w:sz w:val="18"/>
                <w:szCs w:val="18"/>
                <w:highlight w:val="none"/>
                <w14:textFill>
                  <w14:solidFill>
                    <w14:schemeClr w14:val="tx1"/>
                  </w14:solidFill>
                </w14:textFill>
              </w:rPr>
              <w:t>2</w:t>
            </w:r>
          </w:p>
        </w:tc>
        <w:tc>
          <w:tcPr>
            <w:tcW w:w="572" w:type="dxa"/>
            <w:vAlign w:val="center"/>
          </w:tcPr>
          <w:p w14:paraId="6FE3F66D">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1-</w:t>
            </w:r>
            <w:r>
              <w:rPr>
                <w:rFonts w:hint="eastAsia" w:ascii="宋体" w:hAnsi="宋体" w:cs="AdobeHeitiStd-Regular"/>
                <w:b/>
                <w:color w:val="000000" w:themeColor="text1"/>
                <w:kern w:val="0"/>
                <w:sz w:val="18"/>
                <w:szCs w:val="18"/>
                <w:highlight w:val="none"/>
                <w14:textFill>
                  <w14:solidFill>
                    <w14:schemeClr w14:val="tx1"/>
                  </w14:solidFill>
                </w14:textFill>
              </w:rPr>
              <w:t>3</w:t>
            </w:r>
          </w:p>
        </w:tc>
        <w:tc>
          <w:tcPr>
            <w:tcW w:w="572" w:type="dxa"/>
            <w:vAlign w:val="center"/>
          </w:tcPr>
          <w:p w14:paraId="137A9DAF">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1</w:t>
            </w:r>
            <w:r>
              <w:rPr>
                <w:rFonts w:ascii="宋体" w:hAnsi="宋体" w:cs="AdobeHeitiStd-Regular"/>
                <w:b/>
                <w:color w:val="000000" w:themeColor="text1"/>
                <w:kern w:val="0"/>
                <w:sz w:val="18"/>
                <w:szCs w:val="18"/>
                <w:highlight w:val="none"/>
                <w14:textFill>
                  <w14:solidFill>
                    <w14:schemeClr w14:val="tx1"/>
                  </w14:solidFill>
                </w14:textFill>
              </w:rPr>
              <w:t>-4</w:t>
            </w:r>
          </w:p>
        </w:tc>
        <w:tc>
          <w:tcPr>
            <w:tcW w:w="572" w:type="dxa"/>
            <w:vAlign w:val="center"/>
          </w:tcPr>
          <w:p w14:paraId="22E003D5">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1</w:t>
            </w:r>
            <w:r>
              <w:rPr>
                <w:rFonts w:ascii="宋体" w:hAnsi="宋体" w:cs="AdobeHeitiStd-Regular"/>
                <w:b/>
                <w:color w:val="000000" w:themeColor="text1"/>
                <w:kern w:val="0"/>
                <w:sz w:val="18"/>
                <w:szCs w:val="18"/>
                <w:highlight w:val="none"/>
                <w14:textFill>
                  <w14:solidFill>
                    <w14:schemeClr w14:val="tx1"/>
                  </w14:solidFill>
                </w14:textFill>
              </w:rPr>
              <w:t>-5</w:t>
            </w:r>
          </w:p>
        </w:tc>
        <w:tc>
          <w:tcPr>
            <w:tcW w:w="576" w:type="dxa"/>
            <w:vAlign w:val="center"/>
          </w:tcPr>
          <w:p w14:paraId="73ED8177">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w:t>
            </w:r>
          </w:p>
        </w:tc>
        <w:tc>
          <w:tcPr>
            <w:tcW w:w="573" w:type="dxa"/>
            <w:vAlign w:val="center"/>
          </w:tcPr>
          <w:p w14:paraId="77B18F48">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2-1</w:t>
            </w:r>
          </w:p>
        </w:tc>
        <w:tc>
          <w:tcPr>
            <w:tcW w:w="573" w:type="dxa"/>
            <w:vAlign w:val="center"/>
          </w:tcPr>
          <w:p w14:paraId="690F008B">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2-2</w:t>
            </w:r>
          </w:p>
        </w:tc>
        <w:tc>
          <w:tcPr>
            <w:tcW w:w="573" w:type="dxa"/>
            <w:vAlign w:val="center"/>
          </w:tcPr>
          <w:p w14:paraId="4A84F13F">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2-3</w:t>
            </w:r>
          </w:p>
        </w:tc>
        <w:tc>
          <w:tcPr>
            <w:tcW w:w="573" w:type="dxa"/>
            <w:vAlign w:val="center"/>
          </w:tcPr>
          <w:p w14:paraId="716E2D79">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2</w:t>
            </w:r>
            <w:r>
              <w:rPr>
                <w:rFonts w:ascii="宋体" w:hAnsi="宋体" w:cs="AdobeHeitiStd-Regular"/>
                <w:b/>
                <w:color w:val="000000" w:themeColor="text1"/>
                <w:kern w:val="0"/>
                <w:sz w:val="18"/>
                <w:szCs w:val="18"/>
                <w:highlight w:val="none"/>
                <w14:textFill>
                  <w14:solidFill>
                    <w14:schemeClr w14:val="tx1"/>
                  </w14:solidFill>
                </w14:textFill>
              </w:rPr>
              <w:t>-4</w:t>
            </w:r>
          </w:p>
        </w:tc>
        <w:tc>
          <w:tcPr>
            <w:tcW w:w="573" w:type="dxa"/>
            <w:vAlign w:val="center"/>
          </w:tcPr>
          <w:p w14:paraId="077A76AD">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2</w:t>
            </w:r>
            <w:r>
              <w:rPr>
                <w:rFonts w:ascii="宋体" w:hAnsi="宋体" w:cs="AdobeHeitiStd-Regular"/>
                <w:b/>
                <w:color w:val="000000" w:themeColor="text1"/>
                <w:kern w:val="0"/>
                <w:sz w:val="18"/>
                <w:szCs w:val="18"/>
                <w:highlight w:val="none"/>
                <w14:textFill>
                  <w14:solidFill>
                    <w14:schemeClr w14:val="tx1"/>
                  </w14:solidFill>
                </w14:textFill>
              </w:rPr>
              <w:t>-5</w:t>
            </w:r>
          </w:p>
        </w:tc>
        <w:tc>
          <w:tcPr>
            <w:tcW w:w="573" w:type="dxa"/>
            <w:vAlign w:val="center"/>
          </w:tcPr>
          <w:p w14:paraId="010A6B73">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w:t>
            </w:r>
          </w:p>
        </w:tc>
        <w:tc>
          <w:tcPr>
            <w:tcW w:w="573" w:type="dxa"/>
            <w:vAlign w:val="center"/>
          </w:tcPr>
          <w:p w14:paraId="7F083487">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-1</w:t>
            </w:r>
          </w:p>
        </w:tc>
        <w:tc>
          <w:tcPr>
            <w:tcW w:w="573" w:type="dxa"/>
            <w:vAlign w:val="center"/>
          </w:tcPr>
          <w:p w14:paraId="50B3BBD3">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-2</w:t>
            </w:r>
          </w:p>
        </w:tc>
        <w:tc>
          <w:tcPr>
            <w:tcW w:w="573" w:type="dxa"/>
            <w:vAlign w:val="center"/>
          </w:tcPr>
          <w:p w14:paraId="7BA030DB">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-3</w:t>
            </w:r>
          </w:p>
        </w:tc>
        <w:tc>
          <w:tcPr>
            <w:tcW w:w="573" w:type="dxa"/>
            <w:vAlign w:val="center"/>
          </w:tcPr>
          <w:p w14:paraId="5172A271">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-4</w:t>
            </w:r>
          </w:p>
        </w:tc>
        <w:tc>
          <w:tcPr>
            <w:tcW w:w="573" w:type="dxa"/>
            <w:vAlign w:val="center"/>
          </w:tcPr>
          <w:p w14:paraId="0491B536">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-5</w:t>
            </w:r>
          </w:p>
        </w:tc>
        <w:tc>
          <w:tcPr>
            <w:tcW w:w="573" w:type="dxa"/>
            <w:vAlign w:val="center"/>
          </w:tcPr>
          <w:p w14:paraId="488C2897">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w:t>
            </w:r>
          </w:p>
        </w:tc>
      </w:tr>
      <w:tr w14:paraId="6504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F89623A">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3123G00001</w:t>
            </w:r>
          </w:p>
        </w:tc>
        <w:tc>
          <w:tcPr>
            <w:tcW w:w="2735" w:type="dxa"/>
            <w:vAlign w:val="center"/>
          </w:tcPr>
          <w:p w14:paraId="2B582A31">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思想道德修养与法律基础</w:t>
            </w:r>
          </w:p>
        </w:tc>
        <w:tc>
          <w:tcPr>
            <w:tcW w:w="572" w:type="dxa"/>
            <w:vAlign w:val="center"/>
          </w:tcPr>
          <w:p w14:paraId="5495F8E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51FD78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D53C67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CD7444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45E2B7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6BA905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9C4CBA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23E515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E0C02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F8EAAF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D1611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E8064C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3DAA43">
            <w:pPr>
              <w:adjustRightInd w:val="0"/>
              <w:snapToGrid w:val="0"/>
              <w:jc w:val="center"/>
              <w:rPr>
                <w:rFonts w:hint="eastAsia" w:ascii="宋体" w:hAnsi="宋体" w:eastAsia="宋体" w:cs="AdobeSongStd-Light"/>
                <w:color w:val="000000" w:themeColor="text1"/>
                <w:kern w:val="0"/>
                <w:sz w:val="18"/>
                <w:szCs w:val="18"/>
                <w:highlight w:val="none"/>
                <w:lang w:val="en-US" w:eastAsia="zh-CN"/>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33D885B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32FD9D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6C165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9EA092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932D6F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60A5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128E5CD">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3123G00002</w:t>
            </w:r>
          </w:p>
        </w:tc>
        <w:tc>
          <w:tcPr>
            <w:tcW w:w="2735" w:type="dxa"/>
            <w:vAlign w:val="center"/>
          </w:tcPr>
          <w:p w14:paraId="35797D42">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中国近现代史纲要</w:t>
            </w:r>
          </w:p>
        </w:tc>
        <w:tc>
          <w:tcPr>
            <w:tcW w:w="572" w:type="dxa"/>
            <w:vAlign w:val="center"/>
          </w:tcPr>
          <w:p w14:paraId="1DE9465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6683D7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CFBFA0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86541A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DC2106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756A39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26E745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D3001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D98FF0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8956F9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2987B4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C9DA6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6EE98A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339B3D1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082CCE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57A09A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AD067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992365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7E2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BFB1400">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3123G00003</w:t>
            </w:r>
          </w:p>
        </w:tc>
        <w:tc>
          <w:tcPr>
            <w:tcW w:w="2735" w:type="dxa"/>
            <w:vAlign w:val="center"/>
          </w:tcPr>
          <w:p w14:paraId="33DF7266">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马克思主义基本原理</w:t>
            </w:r>
          </w:p>
        </w:tc>
        <w:tc>
          <w:tcPr>
            <w:tcW w:w="572" w:type="dxa"/>
            <w:vAlign w:val="center"/>
          </w:tcPr>
          <w:p w14:paraId="12D92C0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A6D15A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552E49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324870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3E8FCA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1EFB2FF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56D38F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BF34AE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31581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DFC0F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A5CFD7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4E0857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653855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5260EF3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A318B3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EDC44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2D886D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565C3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1264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F6DF0D0">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3123G00004</w:t>
            </w:r>
          </w:p>
        </w:tc>
        <w:tc>
          <w:tcPr>
            <w:tcW w:w="2735" w:type="dxa"/>
            <w:vAlign w:val="center"/>
          </w:tcPr>
          <w:p w14:paraId="678E4193">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毛泽东思想与中国特色社会主义理论概论</w:t>
            </w:r>
          </w:p>
        </w:tc>
        <w:tc>
          <w:tcPr>
            <w:tcW w:w="572" w:type="dxa"/>
            <w:vAlign w:val="center"/>
          </w:tcPr>
          <w:p w14:paraId="4EE0E1D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51EEC0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3B705A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6BDE73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AC5BE5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59FC7BA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997C8A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D125FD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C4D6CC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B66A1D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914F3B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A5269F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1F4549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5BE7C78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AE3465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19034F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AD3E28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EC9F1F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4AF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E3D5AEE">
            <w:pPr>
              <w:snapToGrid w:val="0"/>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asciiTheme="minorEastAsia" w:hAnsiTheme="minorEastAsia" w:eastAsiaTheme="minorEastAsia"/>
                <w:color w:val="000000" w:themeColor="text1"/>
                <w:sz w:val="18"/>
                <w:szCs w:val="18"/>
                <w:highlight w:val="none"/>
                <w14:textFill>
                  <w14:solidFill>
                    <w14:schemeClr w14:val="tx1"/>
                  </w14:solidFill>
                </w14:textFill>
              </w:rPr>
              <w:t>3123G00005</w:t>
            </w:r>
          </w:p>
        </w:tc>
        <w:tc>
          <w:tcPr>
            <w:tcW w:w="2735" w:type="dxa"/>
            <w:vAlign w:val="center"/>
          </w:tcPr>
          <w:p w14:paraId="285BF660">
            <w:pPr>
              <w:autoSpaceDE w:val="0"/>
              <w:autoSpaceDN w:val="0"/>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习近平新时代中国特色社会主义思想概论</w:t>
            </w:r>
          </w:p>
        </w:tc>
        <w:tc>
          <w:tcPr>
            <w:tcW w:w="572" w:type="dxa"/>
            <w:vAlign w:val="center"/>
          </w:tcPr>
          <w:p w14:paraId="4BB77380">
            <w:pPr>
              <w:autoSpaceDE w:val="0"/>
              <w:autoSpaceDN w:val="0"/>
              <w:adjustRightInd w:val="0"/>
              <w:snapToGrid w:val="0"/>
              <w:jc w:val="center"/>
              <w:rPr>
                <w:rFonts w:ascii="宋体"/>
                <w:color w:val="000000" w:themeColor="text1"/>
                <w:sz w:val="18"/>
                <w:szCs w:val="20"/>
                <w:highlight w:val="none"/>
                <w14:textFill>
                  <w14:solidFill>
                    <w14:schemeClr w14:val="tx1"/>
                  </w14:solidFill>
                </w14:textFill>
              </w:rPr>
            </w:pPr>
          </w:p>
        </w:tc>
        <w:tc>
          <w:tcPr>
            <w:tcW w:w="572" w:type="dxa"/>
            <w:vAlign w:val="center"/>
          </w:tcPr>
          <w:p w14:paraId="6E2F95C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6C58FF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60D732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1A1654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66B4AFF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4FB1B29">
            <w:pPr>
              <w:adjustRightInd w:val="0"/>
              <w:snapToGrid w:val="0"/>
              <w:jc w:val="center"/>
              <w:rPr>
                <w:rFonts w:ascii="宋体"/>
                <w:color w:val="000000" w:themeColor="text1"/>
                <w:sz w:val="18"/>
                <w:szCs w:val="20"/>
                <w:highlight w:val="none"/>
                <w14:textFill>
                  <w14:solidFill>
                    <w14:schemeClr w14:val="tx1"/>
                  </w14:solidFill>
                </w14:textFill>
              </w:rPr>
            </w:pPr>
          </w:p>
        </w:tc>
        <w:tc>
          <w:tcPr>
            <w:tcW w:w="573" w:type="dxa"/>
            <w:vAlign w:val="center"/>
          </w:tcPr>
          <w:p w14:paraId="3DBFC27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694CA5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462ABE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6005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A0EA0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F0B7B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1B29F6D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C344F6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BB0177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E68DF9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F4A43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B7D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6D47E04">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3123G00006</w:t>
            </w:r>
          </w:p>
        </w:tc>
        <w:tc>
          <w:tcPr>
            <w:tcW w:w="2735" w:type="dxa"/>
            <w:vAlign w:val="center"/>
          </w:tcPr>
          <w:p w14:paraId="3B03E437">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形势与政策</w:t>
            </w:r>
          </w:p>
        </w:tc>
        <w:tc>
          <w:tcPr>
            <w:tcW w:w="572" w:type="dxa"/>
            <w:vAlign w:val="center"/>
          </w:tcPr>
          <w:p w14:paraId="2FB55E4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763667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91057C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BE6C10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1D6201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DA5D38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0AC0A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6F512B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EA7871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7E4536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E2C1E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1E3C6D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BDF09A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43E1899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96BDB0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B8B3B6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917826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2F9B8E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D2B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AC07D98">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3123G00007</w:t>
            </w:r>
          </w:p>
        </w:tc>
        <w:tc>
          <w:tcPr>
            <w:tcW w:w="2735" w:type="dxa"/>
            <w:vAlign w:val="center"/>
          </w:tcPr>
          <w:p w14:paraId="49D09BDB">
            <w:pPr>
              <w:jc w:val="left"/>
              <w:rPr>
                <w:rFonts w:asciiTheme="minorEastAsia" w:hAnsiTheme="minorEastAsia" w:eastAsiaTheme="minorEastAsia"/>
                <w:color w:val="000000" w:themeColor="text1"/>
                <w:sz w:val="18"/>
                <w:szCs w:val="18"/>
                <w:highlight w:val="none"/>
                <w14:textFill>
                  <w14:solidFill>
                    <w14:schemeClr w14:val="tx1"/>
                  </w14:solidFill>
                </w14:textFill>
              </w:rPr>
            </w:pPr>
            <w:bookmarkStart w:id="2" w:name="RANGE!E7"/>
            <w:r>
              <w:rPr>
                <w:rFonts w:hint="eastAsia" w:asciiTheme="minorEastAsia" w:hAnsiTheme="minorEastAsia" w:eastAsiaTheme="minorEastAsia"/>
                <w:color w:val="000000" w:themeColor="text1"/>
                <w:sz w:val="18"/>
                <w:szCs w:val="18"/>
                <w:highlight w:val="none"/>
                <w14:textFill>
                  <w14:solidFill>
                    <w14:schemeClr w14:val="tx1"/>
                  </w14:solidFill>
                </w14:textFill>
              </w:rPr>
              <w:t>思想政治理论课社会实践</w:t>
            </w:r>
            <w:bookmarkEnd w:id="2"/>
          </w:p>
        </w:tc>
        <w:tc>
          <w:tcPr>
            <w:tcW w:w="572" w:type="dxa"/>
            <w:vAlign w:val="center"/>
          </w:tcPr>
          <w:p w14:paraId="01C5F93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35EA76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C8104B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88937E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3E8085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B6EF61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460F33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03A9919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C7EEBA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32E9FE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FD1EAE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D3CCB6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2B950A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61DE4F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B0D145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656EF4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CAB921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12AC4F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0C3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046CABB">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3723G00001</w:t>
            </w:r>
          </w:p>
        </w:tc>
        <w:tc>
          <w:tcPr>
            <w:tcW w:w="2735" w:type="dxa"/>
            <w:vAlign w:val="center"/>
          </w:tcPr>
          <w:p w14:paraId="7434F53F">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军事理论</w:t>
            </w:r>
          </w:p>
        </w:tc>
        <w:tc>
          <w:tcPr>
            <w:tcW w:w="572" w:type="dxa"/>
            <w:vAlign w:val="center"/>
          </w:tcPr>
          <w:p w14:paraId="63E107A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6CAD1C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5F0DB5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01BF94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432086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F86C5C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74772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FB37F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7A090D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30FFE3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20DF6F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87F6E0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96D8E4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442F3F7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8C407D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BD0189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3CE5A2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51AF6E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737F4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F754F93">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3723G00002</w:t>
            </w:r>
          </w:p>
        </w:tc>
        <w:tc>
          <w:tcPr>
            <w:tcW w:w="2735" w:type="dxa"/>
            <w:vAlign w:val="center"/>
          </w:tcPr>
          <w:p w14:paraId="78858C90">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军事技能</w:t>
            </w:r>
          </w:p>
        </w:tc>
        <w:tc>
          <w:tcPr>
            <w:tcW w:w="572" w:type="dxa"/>
            <w:vAlign w:val="center"/>
          </w:tcPr>
          <w:p w14:paraId="37B1CB2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C6FD9A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33D781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948305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C29F65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97EC78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81AA46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24983C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727364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37188D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515569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59C278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FF8C1D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EF351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9226B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620378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0E69649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94AD8E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132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62C0756">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3323G00001</w:t>
            </w:r>
          </w:p>
        </w:tc>
        <w:tc>
          <w:tcPr>
            <w:tcW w:w="2735" w:type="dxa"/>
            <w:vAlign w:val="center"/>
          </w:tcPr>
          <w:p w14:paraId="3D21C118">
            <w:pPr>
              <w:jc w:val="left"/>
              <w:rPr>
                <w:rFonts w:asciiTheme="minorEastAsia" w:hAnsiTheme="minorEastAsia" w:eastAsiaTheme="minorEastAsia"/>
                <w:color w:val="000000" w:themeColor="text1"/>
                <w:sz w:val="18"/>
                <w:szCs w:val="18"/>
                <w:highlight w:val="none"/>
                <w14:textFill>
                  <w14:solidFill>
                    <w14:schemeClr w14:val="tx1"/>
                  </w14:solidFill>
                </w14:textFill>
              </w:rPr>
            </w:pPr>
            <w:bookmarkStart w:id="3" w:name="RANGE!E10"/>
            <w:r>
              <w:rPr>
                <w:rFonts w:hint="eastAsia" w:asciiTheme="minorEastAsia" w:hAnsiTheme="minorEastAsia" w:eastAsiaTheme="minorEastAsia"/>
                <w:color w:val="000000" w:themeColor="text1"/>
                <w:sz w:val="18"/>
                <w:szCs w:val="18"/>
                <w:highlight w:val="none"/>
                <w14:textFill>
                  <w14:solidFill>
                    <w14:schemeClr w14:val="tx1"/>
                  </w14:solidFill>
                </w14:textFill>
              </w:rPr>
              <w:t>大学体育1</w:t>
            </w:r>
            <w:bookmarkEnd w:id="3"/>
          </w:p>
        </w:tc>
        <w:tc>
          <w:tcPr>
            <w:tcW w:w="572" w:type="dxa"/>
            <w:vAlign w:val="center"/>
          </w:tcPr>
          <w:p w14:paraId="45C4B7B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2787BD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31FF94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165DC9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3A9287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68FB11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FB349C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EBC344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9B9990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6E3E45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1250C8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CFFF99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EE904B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A3E7C6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9BDBAF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53CD47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6D04456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3BD3FF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DD2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56D535E">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3323G00002</w:t>
            </w:r>
          </w:p>
        </w:tc>
        <w:tc>
          <w:tcPr>
            <w:tcW w:w="2735" w:type="dxa"/>
            <w:vAlign w:val="center"/>
          </w:tcPr>
          <w:p w14:paraId="3304FD01">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大学体育2</w:t>
            </w:r>
          </w:p>
        </w:tc>
        <w:tc>
          <w:tcPr>
            <w:tcW w:w="572" w:type="dxa"/>
            <w:vAlign w:val="center"/>
          </w:tcPr>
          <w:p w14:paraId="6B3A570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72AD69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5A0CA0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9F10C1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E5533E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5CEFC87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10FDC1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AF8187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98CCB1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BE6DE2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B7343E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CA7BD1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967D00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5E1194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FB4FCA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2B609F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417A3BC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0D98D9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329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B9E207F">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3323G00003</w:t>
            </w:r>
          </w:p>
        </w:tc>
        <w:tc>
          <w:tcPr>
            <w:tcW w:w="2735" w:type="dxa"/>
            <w:vAlign w:val="center"/>
          </w:tcPr>
          <w:p w14:paraId="6DDBB7A6">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大学体育3</w:t>
            </w:r>
          </w:p>
        </w:tc>
        <w:tc>
          <w:tcPr>
            <w:tcW w:w="572" w:type="dxa"/>
            <w:vAlign w:val="center"/>
          </w:tcPr>
          <w:p w14:paraId="5C2309E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73CFF48">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48095B5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91848F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0F21B0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015CAAA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EFDF99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D58D15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42D37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E66579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41BED5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FAFA24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C1ACEC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B4F81F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D29BF7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6CFBD7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2A4FAA3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978EBD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550A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9878943">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3323G00004</w:t>
            </w:r>
          </w:p>
        </w:tc>
        <w:tc>
          <w:tcPr>
            <w:tcW w:w="2735" w:type="dxa"/>
            <w:vAlign w:val="center"/>
          </w:tcPr>
          <w:p w14:paraId="70103E9A">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大学体育4</w:t>
            </w:r>
          </w:p>
        </w:tc>
        <w:tc>
          <w:tcPr>
            <w:tcW w:w="572" w:type="dxa"/>
            <w:vAlign w:val="center"/>
          </w:tcPr>
          <w:p w14:paraId="6C521CB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069C3CF">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349F7CE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01DEF2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96DAE3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6AE3904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E88794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C3C50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8966D2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C64DD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16741F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21BED9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3538A6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C34830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AF8582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D24D8D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50E291C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2F331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586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807A4DA">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3223G00001</w:t>
            </w:r>
          </w:p>
        </w:tc>
        <w:tc>
          <w:tcPr>
            <w:tcW w:w="2735" w:type="dxa"/>
            <w:vAlign w:val="center"/>
          </w:tcPr>
          <w:p w14:paraId="7829A5B3">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大学英语1</w:t>
            </w:r>
          </w:p>
        </w:tc>
        <w:tc>
          <w:tcPr>
            <w:tcW w:w="572" w:type="dxa"/>
            <w:vAlign w:val="center"/>
          </w:tcPr>
          <w:p w14:paraId="7F9BADD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EB2F9D1">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12FD4D4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84D942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513410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26C646D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EADB8F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6C1F56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4A127A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7CE698F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651E9B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FB45A7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147064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4180D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4468F4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756F4E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40588D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E5F401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3A40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95FF775">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3223G00002</w:t>
            </w:r>
          </w:p>
        </w:tc>
        <w:tc>
          <w:tcPr>
            <w:tcW w:w="2735" w:type="dxa"/>
            <w:vAlign w:val="center"/>
          </w:tcPr>
          <w:p w14:paraId="0A642309">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大学英语2</w:t>
            </w:r>
          </w:p>
        </w:tc>
        <w:tc>
          <w:tcPr>
            <w:tcW w:w="572" w:type="dxa"/>
            <w:vAlign w:val="center"/>
          </w:tcPr>
          <w:p w14:paraId="4C526F8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54A2047">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51C4488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F00988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003998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582C6CC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09AAB5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6333BF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3091F4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315F9C1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046BC9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AA4E9F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5EDCD2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F4AD4F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F2EAD7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77B01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468205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B422DD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1F83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A78E873">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3223G00003</w:t>
            </w:r>
          </w:p>
        </w:tc>
        <w:tc>
          <w:tcPr>
            <w:tcW w:w="2735" w:type="dxa"/>
            <w:vAlign w:val="center"/>
          </w:tcPr>
          <w:p w14:paraId="0F7D603A">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大学英语3</w:t>
            </w:r>
          </w:p>
        </w:tc>
        <w:tc>
          <w:tcPr>
            <w:tcW w:w="572" w:type="dxa"/>
            <w:vAlign w:val="center"/>
          </w:tcPr>
          <w:p w14:paraId="6E6E51C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9C5A3D4">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18DF1B4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8809E7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CFBF64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213849D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422191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4E079D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3C3FCD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23AD3CD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1837B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C5C632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F2BAA4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9A36E3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1D6C33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1FD40C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CC9D6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4214CA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2CF7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DCCAB4D">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3223G0</w:t>
            </w:r>
            <w:r>
              <w:rPr>
                <w:rFonts w:ascii="宋体" w:hAnsi="宋体"/>
                <w:color w:val="000000" w:themeColor="text1"/>
                <w:sz w:val="18"/>
                <w:szCs w:val="18"/>
                <w:highlight w:val="none"/>
                <w14:textFill>
                  <w14:solidFill>
                    <w14:schemeClr w14:val="tx1"/>
                  </w14:solidFill>
                </w14:textFill>
              </w:rPr>
              <w:t>00</w:t>
            </w:r>
            <w:r>
              <w:rPr>
                <w:rFonts w:hint="eastAsia" w:ascii="宋体" w:hAnsi="宋体"/>
                <w:color w:val="000000" w:themeColor="text1"/>
                <w:sz w:val="18"/>
                <w:szCs w:val="18"/>
                <w:highlight w:val="none"/>
                <w14:textFill>
                  <w14:solidFill>
                    <w14:schemeClr w14:val="tx1"/>
                  </w14:solidFill>
                </w14:textFill>
              </w:rPr>
              <w:t>0</w:t>
            </w:r>
            <w:r>
              <w:rPr>
                <w:rFonts w:ascii="宋体" w:hAnsi="宋体"/>
                <w:color w:val="000000" w:themeColor="text1"/>
                <w:sz w:val="18"/>
                <w:szCs w:val="18"/>
                <w:highlight w:val="none"/>
                <w14:textFill>
                  <w14:solidFill>
                    <w14:schemeClr w14:val="tx1"/>
                  </w14:solidFill>
                </w14:textFill>
              </w:rPr>
              <w:t>8</w:t>
            </w:r>
          </w:p>
        </w:tc>
        <w:tc>
          <w:tcPr>
            <w:tcW w:w="2735" w:type="dxa"/>
            <w:vAlign w:val="center"/>
          </w:tcPr>
          <w:p w14:paraId="60228D24">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学术英语（理工）</w:t>
            </w:r>
          </w:p>
        </w:tc>
        <w:tc>
          <w:tcPr>
            <w:tcW w:w="572" w:type="dxa"/>
            <w:vAlign w:val="center"/>
          </w:tcPr>
          <w:p w14:paraId="095A0D7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92069CF">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115DAFB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F51C33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A7D4C6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12FDE4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08B3CD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C2A853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A50E67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43A08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B770B1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58E2128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902F62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7499B1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32633B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B08ACA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1CC2F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DA52E6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23A1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892592B">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3423G00003</w:t>
            </w:r>
          </w:p>
        </w:tc>
        <w:tc>
          <w:tcPr>
            <w:tcW w:w="2735" w:type="dxa"/>
            <w:vAlign w:val="center"/>
          </w:tcPr>
          <w:p w14:paraId="2F7AE612">
            <w:pPr>
              <w:jc w:val="left"/>
              <w:rPr>
                <w:rFonts w:asciiTheme="minorEastAsia" w:hAnsiTheme="minorEastAsia" w:eastAsiaTheme="minorEastAsia"/>
                <w:color w:val="000000" w:themeColor="text1"/>
                <w:sz w:val="18"/>
                <w:szCs w:val="18"/>
                <w:highlight w:val="none"/>
                <w14:textFill>
                  <w14:solidFill>
                    <w14:schemeClr w14:val="tx1"/>
                  </w14:solidFill>
                </w14:textFill>
              </w:rPr>
            </w:pPr>
            <w:bookmarkStart w:id="4" w:name="RANGE!E18"/>
            <w:r>
              <w:rPr>
                <w:rFonts w:hint="eastAsia" w:asciiTheme="minorEastAsia" w:hAnsiTheme="minorEastAsia" w:eastAsiaTheme="minorEastAsia"/>
                <w:color w:val="000000" w:themeColor="text1"/>
                <w:sz w:val="18"/>
                <w:szCs w:val="18"/>
                <w:highlight w:val="none"/>
                <w14:textFill>
                  <w14:solidFill>
                    <w14:schemeClr w14:val="tx1"/>
                  </w14:solidFill>
                </w14:textFill>
              </w:rPr>
              <w:t>大学计算机</w:t>
            </w:r>
            <w:bookmarkEnd w:id="4"/>
            <w:r>
              <w:rPr>
                <w:rFonts w:hint="eastAsia" w:asciiTheme="minorEastAsia" w:hAnsiTheme="minorEastAsia" w:eastAsiaTheme="minorEastAsia"/>
                <w:color w:val="000000" w:themeColor="text1"/>
                <w:sz w:val="18"/>
                <w:szCs w:val="18"/>
                <w:highlight w:val="none"/>
                <w14:textFill>
                  <w14:solidFill>
                    <w14:schemeClr w14:val="tx1"/>
                  </w14:solidFill>
                </w14:textFill>
              </w:rPr>
              <w:t>C</w:t>
            </w:r>
          </w:p>
        </w:tc>
        <w:tc>
          <w:tcPr>
            <w:tcW w:w="572" w:type="dxa"/>
            <w:vAlign w:val="center"/>
          </w:tcPr>
          <w:p w14:paraId="6D40AF6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FC0D266">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0B09D1C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ADDA5D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33D8D5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10296D1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EA1A14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F946AE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231A0F1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6A42D6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868D1E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8C0C6A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772BE5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A352DD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87957F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D976FC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1C0F15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FEBDF8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ECA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080DB92">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3423G00006</w:t>
            </w:r>
          </w:p>
        </w:tc>
        <w:tc>
          <w:tcPr>
            <w:tcW w:w="2735" w:type="dxa"/>
            <w:vAlign w:val="center"/>
          </w:tcPr>
          <w:p w14:paraId="2D150AD4">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Python语言程序设计</w:t>
            </w:r>
          </w:p>
        </w:tc>
        <w:tc>
          <w:tcPr>
            <w:tcW w:w="572" w:type="dxa"/>
            <w:vAlign w:val="center"/>
          </w:tcPr>
          <w:p w14:paraId="0EADD05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7F3AE5C">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30B978C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1D3869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7567EF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031BDEE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9F4164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E38BC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76A3BE5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4D01E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B6433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2F0B3F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97CDCE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CC47ED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029B5B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621174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F64EDF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260A84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6EA3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62241F1">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9223G00001</w:t>
            </w:r>
          </w:p>
        </w:tc>
        <w:tc>
          <w:tcPr>
            <w:tcW w:w="2735" w:type="dxa"/>
            <w:vAlign w:val="center"/>
          </w:tcPr>
          <w:p w14:paraId="3DC2908E">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大学语文</w:t>
            </w:r>
          </w:p>
        </w:tc>
        <w:tc>
          <w:tcPr>
            <w:tcW w:w="572" w:type="dxa"/>
            <w:vAlign w:val="center"/>
          </w:tcPr>
          <w:p w14:paraId="7810466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99FC674">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22BF067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CB8F50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27F772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2A54DBD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5F6118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F7767C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A3FF3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5EF200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2532BB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7A44D3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189195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BD5F59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1E5C35A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DACA8B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3ECD67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ADF89F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6093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205133E6">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6423G00001</w:t>
            </w:r>
          </w:p>
        </w:tc>
        <w:tc>
          <w:tcPr>
            <w:tcW w:w="2735" w:type="dxa"/>
            <w:vAlign w:val="center"/>
          </w:tcPr>
          <w:p w14:paraId="28D8CA94">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大学生职业生涯规划</w:t>
            </w:r>
          </w:p>
        </w:tc>
        <w:tc>
          <w:tcPr>
            <w:tcW w:w="572" w:type="dxa"/>
            <w:vAlign w:val="center"/>
          </w:tcPr>
          <w:p w14:paraId="4F6D966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C5F00D0">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2983A27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A9910E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8C8D2B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D46D17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179D0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25F181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1777232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AD6E61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EB344B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90BAC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F007BF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34F67C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EBAE3B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F23D35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08044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DE4281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32A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281F6CE">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6423G00002</w:t>
            </w:r>
          </w:p>
        </w:tc>
        <w:tc>
          <w:tcPr>
            <w:tcW w:w="2735" w:type="dxa"/>
            <w:vAlign w:val="center"/>
          </w:tcPr>
          <w:p w14:paraId="1934DF8D">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创业基础</w:t>
            </w:r>
          </w:p>
        </w:tc>
        <w:tc>
          <w:tcPr>
            <w:tcW w:w="572" w:type="dxa"/>
            <w:vAlign w:val="center"/>
          </w:tcPr>
          <w:p w14:paraId="5504407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E9BFED0">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50FC0D7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80E630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9E9246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38A0C58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E7A573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705CC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4737312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0B9AB9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338D8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F53AB1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E4E7D2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5B32DC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23802A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AAE26C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24CB03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46BC9B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814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38317E4">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0823GRY0**</w:t>
            </w:r>
          </w:p>
        </w:tc>
        <w:tc>
          <w:tcPr>
            <w:tcW w:w="2735" w:type="dxa"/>
            <w:vAlign w:val="center"/>
          </w:tcPr>
          <w:p w14:paraId="3B9F4A78">
            <w:pPr>
              <w:jc w:val="left"/>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艺术教育课程（十九选一）</w:t>
            </w:r>
          </w:p>
        </w:tc>
        <w:tc>
          <w:tcPr>
            <w:tcW w:w="572" w:type="dxa"/>
            <w:vAlign w:val="center"/>
          </w:tcPr>
          <w:p w14:paraId="055DC47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FD2F3E4">
            <w:pPr>
              <w:adjustRightInd w:val="0"/>
              <w:snapToGrid w:val="0"/>
              <w:jc w:val="center"/>
              <w:rPr>
                <w:rFonts w:ascii="宋体" w:hAnsi="宋体"/>
                <w:color w:val="000000" w:themeColor="text1"/>
                <w:sz w:val="18"/>
                <w:szCs w:val="18"/>
                <w:highlight w:val="none"/>
                <w14:textFill>
                  <w14:solidFill>
                    <w14:schemeClr w14:val="tx1"/>
                  </w14:solidFill>
                </w14:textFill>
              </w:rPr>
            </w:pPr>
          </w:p>
        </w:tc>
        <w:tc>
          <w:tcPr>
            <w:tcW w:w="572" w:type="dxa"/>
            <w:vAlign w:val="center"/>
          </w:tcPr>
          <w:p w14:paraId="29FD907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334086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E02774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D1E393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CB6718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19A1F8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1B3927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BF88F0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FA8F83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048233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C1E07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1A4914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hAnsi="宋体" w:cs="AdobeSongStd-Light"/>
                <w:color w:val="000000" w:themeColor="text1"/>
                <w:kern w:val="0"/>
                <w:sz w:val="18"/>
                <w:szCs w:val="18"/>
                <w:highlight w:val="none"/>
                <w:lang w:val="en-US" w:eastAsia="zh-CN"/>
                <w14:textFill>
                  <w14:solidFill>
                    <w14:schemeClr w14:val="tx1"/>
                  </w14:solidFill>
                </w14:textFill>
              </w:rPr>
              <w:t>√</w:t>
            </w:r>
          </w:p>
        </w:tc>
        <w:tc>
          <w:tcPr>
            <w:tcW w:w="573" w:type="dxa"/>
            <w:vAlign w:val="center"/>
          </w:tcPr>
          <w:p w14:paraId="51CA3F3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D6334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D70565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AC719D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bl>
    <w:p w14:paraId="6A0C1DB8">
      <w:pPr>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br w:type="page"/>
      </w:r>
    </w:p>
    <w:p w14:paraId="534459AB">
      <w:pPr>
        <w:widowControl/>
        <w:adjustRightInd w:val="0"/>
        <w:snapToGrid w:val="0"/>
        <w:spacing w:line="440" w:lineRule="exact"/>
        <w:ind w:firstLine="480" w:firstLineChars="200"/>
        <w:jc w:val="left"/>
        <w:rPr>
          <w:rFonts w:ascii="黑体" w:eastAsia="黑体"/>
          <w:bCs/>
          <w:color w:val="000000" w:themeColor="text1"/>
          <w:sz w:val="24"/>
          <w:highlight w:val="none"/>
          <w14:textFill>
            <w14:solidFill>
              <w14:schemeClr w14:val="tx1"/>
            </w14:solidFill>
          </w14:textFill>
        </w:rPr>
      </w:pPr>
      <w:r>
        <w:rPr>
          <w:rFonts w:hint="eastAsia" w:ascii="黑体" w:eastAsia="黑体"/>
          <w:bCs/>
          <w:color w:val="000000" w:themeColor="text1"/>
          <w:sz w:val="24"/>
          <w:highlight w:val="none"/>
          <w14:textFill>
            <w14:solidFill>
              <w14:schemeClr w14:val="tx1"/>
            </w14:solidFill>
          </w14:textFill>
        </w:rPr>
        <w:t>（二）学科/专业课程部分</w:t>
      </w:r>
    </w:p>
    <w:tbl>
      <w:tblPr>
        <w:tblStyle w:val="15"/>
        <w:tblW w:w="141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2735"/>
        <w:gridCol w:w="572"/>
        <w:gridCol w:w="572"/>
        <w:gridCol w:w="572"/>
        <w:gridCol w:w="572"/>
        <w:gridCol w:w="572"/>
        <w:gridCol w:w="576"/>
        <w:gridCol w:w="573"/>
        <w:gridCol w:w="573"/>
        <w:gridCol w:w="573"/>
        <w:gridCol w:w="573"/>
        <w:gridCol w:w="573"/>
        <w:gridCol w:w="573"/>
        <w:gridCol w:w="573"/>
        <w:gridCol w:w="573"/>
        <w:gridCol w:w="573"/>
        <w:gridCol w:w="573"/>
        <w:gridCol w:w="573"/>
        <w:gridCol w:w="573"/>
      </w:tblGrid>
      <w:tr w14:paraId="4F8B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blHeader/>
          <w:jc w:val="center"/>
        </w:trPr>
        <w:tc>
          <w:tcPr>
            <w:tcW w:w="3863" w:type="dxa"/>
            <w:gridSpan w:val="2"/>
            <w:tcBorders>
              <w:tl2br w:val="single" w:color="auto" w:sz="4" w:space="0"/>
            </w:tcBorders>
            <w:vAlign w:val="center"/>
          </w:tcPr>
          <w:p w14:paraId="0FEA22E0">
            <w:pPr>
              <w:adjustRightInd w:val="0"/>
              <w:snapToGrid w:val="0"/>
              <w:jc w:val="right"/>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毕业要求</w:t>
            </w:r>
          </w:p>
          <w:p w14:paraId="6EFB6A39">
            <w:pPr>
              <w:adjustRightInd w:val="0"/>
              <w:snapToGrid w:val="0"/>
              <w:jc w:val="center"/>
              <w:rPr>
                <w:rFonts w:ascii="宋体" w:hAnsi="宋体"/>
                <w:b/>
                <w:color w:val="000000" w:themeColor="text1"/>
                <w:sz w:val="18"/>
                <w:szCs w:val="18"/>
                <w:highlight w:val="none"/>
                <w14:textFill>
                  <w14:solidFill>
                    <w14:schemeClr w14:val="tx1"/>
                  </w14:solidFill>
                </w14:textFill>
              </w:rPr>
            </w:pPr>
          </w:p>
          <w:p w14:paraId="0A36D4AA">
            <w:pPr>
              <w:adjustRightInd w:val="0"/>
              <w:snapToGrid w:val="0"/>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课程体系</w:t>
            </w:r>
          </w:p>
        </w:tc>
        <w:tc>
          <w:tcPr>
            <w:tcW w:w="3436" w:type="dxa"/>
            <w:gridSpan w:val="6"/>
            <w:vAlign w:val="center"/>
          </w:tcPr>
          <w:p w14:paraId="28E93EF2">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知识要求</w:t>
            </w:r>
          </w:p>
        </w:tc>
        <w:tc>
          <w:tcPr>
            <w:tcW w:w="3438" w:type="dxa"/>
            <w:gridSpan w:val="6"/>
            <w:vAlign w:val="center"/>
          </w:tcPr>
          <w:p w14:paraId="44F0F6DD">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能力要求</w:t>
            </w:r>
          </w:p>
        </w:tc>
        <w:tc>
          <w:tcPr>
            <w:tcW w:w="3438" w:type="dxa"/>
            <w:gridSpan w:val="6"/>
            <w:vAlign w:val="center"/>
          </w:tcPr>
          <w:p w14:paraId="5337FAB6">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素质要求</w:t>
            </w:r>
          </w:p>
        </w:tc>
      </w:tr>
      <w:tr w14:paraId="1C87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1128" w:type="dxa"/>
            <w:vAlign w:val="center"/>
          </w:tcPr>
          <w:p w14:paraId="7410C99C">
            <w:pPr>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课程号</w:t>
            </w:r>
          </w:p>
        </w:tc>
        <w:tc>
          <w:tcPr>
            <w:tcW w:w="2735" w:type="dxa"/>
            <w:vAlign w:val="center"/>
          </w:tcPr>
          <w:p w14:paraId="22B0417E">
            <w:pPr>
              <w:adjustRightInd w:val="0"/>
              <w:snapToGrid w:val="0"/>
              <w:jc w:val="center"/>
              <w:rPr>
                <w:rFonts w:ascii="宋体" w:hAnsi="宋体"/>
                <w:b/>
                <w:color w:val="000000" w:themeColor="text1"/>
                <w:sz w:val="18"/>
                <w:szCs w:val="18"/>
                <w:highlight w:val="none"/>
                <w14:textFill>
                  <w14:solidFill>
                    <w14:schemeClr w14:val="tx1"/>
                  </w14:solidFill>
                </w14:textFill>
              </w:rPr>
            </w:pPr>
            <w:r>
              <w:rPr>
                <w:rFonts w:hint="eastAsia" w:ascii="宋体" w:hAnsi="宋体"/>
                <w:b/>
                <w:color w:val="000000" w:themeColor="text1"/>
                <w:sz w:val="18"/>
                <w:szCs w:val="18"/>
                <w:highlight w:val="none"/>
                <w14:textFill>
                  <w14:solidFill>
                    <w14:schemeClr w14:val="tx1"/>
                  </w14:solidFill>
                </w14:textFill>
              </w:rPr>
              <w:t>课程名称</w:t>
            </w:r>
          </w:p>
        </w:tc>
        <w:tc>
          <w:tcPr>
            <w:tcW w:w="572" w:type="dxa"/>
            <w:vAlign w:val="center"/>
          </w:tcPr>
          <w:p w14:paraId="1FFF709D">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1-</w:t>
            </w:r>
            <w:r>
              <w:rPr>
                <w:rFonts w:hint="eastAsia" w:ascii="宋体" w:hAnsi="宋体" w:cs="AdobeHeitiStd-Regular"/>
                <w:b/>
                <w:color w:val="000000" w:themeColor="text1"/>
                <w:kern w:val="0"/>
                <w:sz w:val="18"/>
                <w:szCs w:val="18"/>
                <w:highlight w:val="none"/>
                <w14:textFill>
                  <w14:solidFill>
                    <w14:schemeClr w14:val="tx1"/>
                  </w14:solidFill>
                </w14:textFill>
              </w:rPr>
              <w:t>1</w:t>
            </w:r>
          </w:p>
        </w:tc>
        <w:tc>
          <w:tcPr>
            <w:tcW w:w="572" w:type="dxa"/>
            <w:vAlign w:val="center"/>
          </w:tcPr>
          <w:p w14:paraId="68D8A415">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1-</w:t>
            </w:r>
            <w:r>
              <w:rPr>
                <w:rFonts w:hint="eastAsia" w:ascii="宋体" w:hAnsi="宋体" w:cs="AdobeHeitiStd-Regular"/>
                <w:b/>
                <w:color w:val="000000" w:themeColor="text1"/>
                <w:kern w:val="0"/>
                <w:sz w:val="18"/>
                <w:szCs w:val="18"/>
                <w:highlight w:val="none"/>
                <w14:textFill>
                  <w14:solidFill>
                    <w14:schemeClr w14:val="tx1"/>
                  </w14:solidFill>
                </w14:textFill>
              </w:rPr>
              <w:t>2</w:t>
            </w:r>
          </w:p>
        </w:tc>
        <w:tc>
          <w:tcPr>
            <w:tcW w:w="572" w:type="dxa"/>
            <w:vAlign w:val="center"/>
          </w:tcPr>
          <w:p w14:paraId="278644BF">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1-</w:t>
            </w:r>
            <w:r>
              <w:rPr>
                <w:rFonts w:hint="eastAsia" w:ascii="宋体" w:hAnsi="宋体" w:cs="AdobeHeitiStd-Regular"/>
                <w:b/>
                <w:color w:val="000000" w:themeColor="text1"/>
                <w:kern w:val="0"/>
                <w:sz w:val="18"/>
                <w:szCs w:val="18"/>
                <w:highlight w:val="none"/>
                <w14:textFill>
                  <w14:solidFill>
                    <w14:schemeClr w14:val="tx1"/>
                  </w14:solidFill>
                </w14:textFill>
              </w:rPr>
              <w:t>3</w:t>
            </w:r>
          </w:p>
        </w:tc>
        <w:tc>
          <w:tcPr>
            <w:tcW w:w="572" w:type="dxa"/>
            <w:vAlign w:val="center"/>
          </w:tcPr>
          <w:p w14:paraId="7636D002">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p>
        </w:tc>
        <w:tc>
          <w:tcPr>
            <w:tcW w:w="572" w:type="dxa"/>
            <w:vAlign w:val="center"/>
          </w:tcPr>
          <w:p w14:paraId="27269D7B">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p>
        </w:tc>
        <w:tc>
          <w:tcPr>
            <w:tcW w:w="576" w:type="dxa"/>
            <w:vAlign w:val="center"/>
          </w:tcPr>
          <w:p w14:paraId="738B72D6">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p>
        </w:tc>
        <w:tc>
          <w:tcPr>
            <w:tcW w:w="573" w:type="dxa"/>
            <w:vAlign w:val="center"/>
          </w:tcPr>
          <w:p w14:paraId="60C513EA">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2-1</w:t>
            </w:r>
          </w:p>
        </w:tc>
        <w:tc>
          <w:tcPr>
            <w:tcW w:w="573" w:type="dxa"/>
            <w:vAlign w:val="center"/>
          </w:tcPr>
          <w:p w14:paraId="29FF8F20">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2-2</w:t>
            </w:r>
          </w:p>
        </w:tc>
        <w:tc>
          <w:tcPr>
            <w:tcW w:w="573" w:type="dxa"/>
            <w:vAlign w:val="center"/>
          </w:tcPr>
          <w:p w14:paraId="678438B9">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ascii="宋体" w:hAnsi="宋体" w:cs="AdobeHeitiStd-Regular"/>
                <w:b/>
                <w:color w:val="000000" w:themeColor="text1"/>
                <w:kern w:val="0"/>
                <w:sz w:val="18"/>
                <w:szCs w:val="18"/>
                <w:highlight w:val="none"/>
                <w14:textFill>
                  <w14:solidFill>
                    <w14:schemeClr w14:val="tx1"/>
                  </w14:solidFill>
                </w14:textFill>
              </w:rPr>
              <w:t>2-3</w:t>
            </w:r>
          </w:p>
        </w:tc>
        <w:tc>
          <w:tcPr>
            <w:tcW w:w="573" w:type="dxa"/>
            <w:vAlign w:val="center"/>
          </w:tcPr>
          <w:p w14:paraId="7DDDF810">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2</w:t>
            </w:r>
            <w:r>
              <w:rPr>
                <w:rFonts w:ascii="宋体" w:hAnsi="宋体" w:cs="AdobeHeitiStd-Regular"/>
                <w:b/>
                <w:color w:val="000000" w:themeColor="text1"/>
                <w:kern w:val="0"/>
                <w:sz w:val="18"/>
                <w:szCs w:val="18"/>
                <w:highlight w:val="none"/>
                <w14:textFill>
                  <w14:solidFill>
                    <w14:schemeClr w14:val="tx1"/>
                  </w14:solidFill>
                </w14:textFill>
              </w:rPr>
              <w:t>-4</w:t>
            </w:r>
          </w:p>
        </w:tc>
        <w:tc>
          <w:tcPr>
            <w:tcW w:w="573" w:type="dxa"/>
            <w:vAlign w:val="center"/>
          </w:tcPr>
          <w:p w14:paraId="6589472D">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2</w:t>
            </w:r>
            <w:r>
              <w:rPr>
                <w:rFonts w:ascii="宋体" w:hAnsi="宋体" w:cs="AdobeHeitiStd-Regular"/>
                <w:b/>
                <w:color w:val="000000" w:themeColor="text1"/>
                <w:kern w:val="0"/>
                <w:sz w:val="18"/>
                <w:szCs w:val="18"/>
                <w:highlight w:val="none"/>
                <w14:textFill>
                  <w14:solidFill>
                    <w14:schemeClr w14:val="tx1"/>
                  </w14:solidFill>
                </w14:textFill>
              </w:rPr>
              <w:t>-5</w:t>
            </w:r>
          </w:p>
        </w:tc>
        <w:tc>
          <w:tcPr>
            <w:tcW w:w="573" w:type="dxa"/>
            <w:vAlign w:val="center"/>
          </w:tcPr>
          <w:p w14:paraId="2CF98D91">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p>
        </w:tc>
        <w:tc>
          <w:tcPr>
            <w:tcW w:w="573" w:type="dxa"/>
            <w:vAlign w:val="center"/>
          </w:tcPr>
          <w:p w14:paraId="554FEB85">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-1</w:t>
            </w:r>
          </w:p>
        </w:tc>
        <w:tc>
          <w:tcPr>
            <w:tcW w:w="573" w:type="dxa"/>
            <w:vAlign w:val="center"/>
          </w:tcPr>
          <w:p w14:paraId="2509177E">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-2</w:t>
            </w:r>
          </w:p>
        </w:tc>
        <w:tc>
          <w:tcPr>
            <w:tcW w:w="573" w:type="dxa"/>
            <w:vAlign w:val="center"/>
          </w:tcPr>
          <w:p w14:paraId="53C4B850">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-3</w:t>
            </w:r>
          </w:p>
        </w:tc>
        <w:tc>
          <w:tcPr>
            <w:tcW w:w="573" w:type="dxa"/>
            <w:vAlign w:val="center"/>
          </w:tcPr>
          <w:p w14:paraId="117190D2">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r>
              <w:rPr>
                <w:rFonts w:hint="eastAsia" w:ascii="宋体" w:hAnsi="宋体" w:cs="AdobeHeitiStd-Regular"/>
                <w:b/>
                <w:color w:val="000000" w:themeColor="text1"/>
                <w:kern w:val="0"/>
                <w:sz w:val="18"/>
                <w:szCs w:val="18"/>
                <w:highlight w:val="none"/>
                <w14:textFill>
                  <w14:solidFill>
                    <w14:schemeClr w14:val="tx1"/>
                  </w14:solidFill>
                </w14:textFill>
              </w:rPr>
              <w:t>3</w:t>
            </w:r>
            <w:r>
              <w:rPr>
                <w:rFonts w:ascii="宋体" w:hAnsi="宋体" w:cs="AdobeHeitiStd-Regular"/>
                <w:b/>
                <w:color w:val="000000" w:themeColor="text1"/>
                <w:kern w:val="0"/>
                <w:sz w:val="18"/>
                <w:szCs w:val="18"/>
                <w:highlight w:val="none"/>
                <w14:textFill>
                  <w14:solidFill>
                    <w14:schemeClr w14:val="tx1"/>
                  </w14:solidFill>
                </w14:textFill>
              </w:rPr>
              <w:t>-4</w:t>
            </w:r>
          </w:p>
        </w:tc>
        <w:tc>
          <w:tcPr>
            <w:tcW w:w="573" w:type="dxa"/>
            <w:vAlign w:val="center"/>
          </w:tcPr>
          <w:p w14:paraId="412C54AC">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p>
        </w:tc>
        <w:tc>
          <w:tcPr>
            <w:tcW w:w="573" w:type="dxa"/>
            <w:vAlign w:val="center"/>
          </w:tcPr>
          <w:p w14:paraId="70D237C1">
            <w:pPr>
              <w:adjustRightInd w:val="0"/>
              <w:snapToGrid w:val="0"/>
              <w:jc w:val="center"/>
              <w:rPr>
                <w:rFonts w:ascii="宋体" w:hAnsi="宋体" w:cs="AdobeHeitiStd-Regular"/>
                <w:b/>
                <w:color w:val="000000" w:themeColor="text1"/>
                <w:kern w:val="0"/>
                <w:sz w:val="18"/>
                <w:szCs w:val="18"/>
                <w:highlight w:val="none"/>
                <w14:textFill>
                  <w14:solidFill>
                    <w14:schemeClr w14:val="tx1"/>
                  </w14:solidFill>
                </w14:textFill>
              </w:rPr>
            </w:pPr>
          </w:p>
        </w:tc>
      </w:tr>
      <w:tr w14:paraId="2129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223D3BCD">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9123G</w:t>
            </w:r>
            <w:r>
              <w:rPr>
                <w:rFonts w:ascii="宋体" w:hAnsi="宋体"/>
                <w:color w:val="000000" w:themeColor="text1"/>
                <w:sz w:val="18"/>
                <w:szCs w:val="18"/>
                <w:highlight w:val="none"/>
                <w14:textFill>
                  <w14:solidFill>
                    <w14:schemeClr w14:val="tx1"/>
                  </w14:solidFill>
                </w14:textFill>
              </w:rPr>
              <w:t>0000</w:t>
            </w:r>
            <w:r>
              <w:rPr>
                <w:rFonts w:hint="eastAsia" w:ascii="宋体" w:hAnsi="宋体"/>
                <w:color w:val="000000" w:themeColor="text1"/>
                <w:sz w:val="18"/>
                <w:szCs w:val="18"/>
                <w:highlight w:val="none"/>
                <w14:textFill>
                  <w14:solidFill>
                    <w14:schemeClr w14:val="tx1"/>
                  </w14:solidFill>
                </w14:textFill>
              </w:rPr>
              <w:t>1</w:t>
            </w:r>
          </w:p>
        </w:tc>
        <w:tc>
          <w:tcPr>
            <w:tcW w:w="2735" w:type="dxa"/>
            <w:vAlign w:val="center"/>
          </w:tcPr>
          <w:p w14:paraId="5AD6C003">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大学数学A</w:t>
            </w:r>
          </w:p>
        </w:tc>
        <w:tc>
          <w:tcPr>
            <w:tcW w:w="572" w:type="dxa"/>
            <w:vAlign w:val="center"/>
          </w:tcPr>
          <w:p w14:paraId="600AD30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ins w:id="2028" w:author="杰" w:date="2025-08-27T17:09:32Z">
              <w:r>
                <w:rPr>
                  <w:rFonts w:hint="eastAsia" w:ascii="宋体"/>
                  <w:color w:val="000000" w:themeColor="text1"/>
                  <w:sz w:val="18"/>
                  <w:szCs w:val="20"/>
                  <w:highlight w:val="none"/>
                  <w14:textFill>
                    <w14:solidFill>
                      <w14:schemeClr w14:val="tx1"/>
                    </w14:solidFill>
                  </w14:textFill>
                </w:rPr>
                <w:t>√</w:t>
              </w:r>
            </w:ins>
          </w:p>
        </w:tc>
        <w:tc>
          <w:tcPr>
            <w:tcW w:w="572" w:type="dxa"/>
            <w:vAlign w:val="center"/>
          </w:tcPr>
          <w:p w14:paraId="7CA61CC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8288A0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DB123D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E63B2F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0E0DF22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AB3F8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76941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ins w:id="2029" w:author="杰" w:date="2025-08-27T17:09:32Z">
              <w:r>
                <w:rPr>
                  <w:rFonts w:hint="eastAsia" w:ascii="宋体"/>
                  <w:color w:val="000000" w:themeColor="text1"/>
                  <w:sz w:val="18"/>
                  <w:szCs w:val="20"/>
                  <w:highlight w:val="none"/>
                  <w14:textFill>
                    <w14:solidFill>
                      <w14:schemeClr w14:val="tx1"/>
                    </w14:solidFill>
                  </w14:textFill>
                </w:rPr>
                <w:t>√</w:t>
              </w:r>
            </w:ins>
          </w:p>
        </w:tc>
        <w:tc>
          <w:tcPr>
            <w:tcW w:w="573" w:type="dxa"/>
            <w:vAlign w:val="center"/>
          </w:tcPr>
          <w:p w14:paraId="52F458E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5C497C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E00B88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B37964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600693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1160F2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ins w:id="2030" w:author="杰" w:date="2025-08-27T17:09:32Z">
              <w:r>
                <w:rPr>
                  <w:rFonts w:hint="eastAsia" w:ascii="宋体"/>
                  <w:color w:val="000000" w:themeColor="text1"/>
                  <w:sz w:val="18"/>
                  <w:szCs w:val="20"/>
                  <w:highlight w:val="none"/>
                  <w14:textFill>
                    <w14:solidFill>
                      <w14:schemeClr w14:val="tx1"/>
                    </w14:solidFill>
                  </w14:textFill>
                </w:rPr>
                <w:t>√</w:t>
              </w:r>
            </w:ins>
          </w:p>
        </w:tc>
        <w:tc>
          <w:tcPr>
            <w:tcW w:w="573" w:type="dxa"/>
            <w:vAlign w:val="center"/>
          </w:tcPr>
          <w:p w14:paraId="7B5CCDB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951E9B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73EC28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1AEA63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3E23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F78BCE5">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1423D05001</w:t>
            </w:r>
          </w:p>
        </w:tc>
        <w:tc>
          <w:tcPr>
            <w:tcW w:w="2735" w:type="dxa"/>
            <w:vAlign w:val="center"/>
          </w:tcPr>
          <w:p w14:paraId="25CDC3C8">
            <w:pPr>
              <w:adjustRightInd w:val="0"/>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建筑学概论</w:t>
            </w:r>
          </w:p>
        </w:tc>
        <w:tc>
          <w:tcPr>
            <w:tcW w:w="572" w:type="dxa"/>
            <w:vAlign w:val="center"/>
          </w:tcPr>
          <w:p w14:paraId="0029958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6B7BE6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8280D7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66B8AD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96A8A8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3F4576F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E45C5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E29A01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A91F13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730151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492906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2CFDBD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D48CE2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BE0F79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DD232E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5EC4A2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32FE24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46A345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65DE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D70A06B">
            <w:pPr>
              <w:jc w:val="center"/>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1423D05002</w:t>
            </w:r>
          </w:p>
        </w:tc>
        <w:tc>
          <w:tcPr>
            <w:tcW w:w="2735" w:type="dxa"/>
            <w:vAlign w:val="center"/>
          </w:tcPr>
          <w:p w14:paraId="0127AE12">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设计基础</w:t>
            </w:r>
            <w:r>
              <w:rPr>
                <w:rFonts w:ascii="宋体" w:hAnsi="宋体"/>
                <w:color w:val="000000" w:themeColor="text1"/>
                <w:sz w:val="18"/>
                <w:szCs w:val="18"/>
                <w:highlight w:val="none"/>
                <w14:textFill>
                  <w14:solidFill>
                    <w14:schemeClr w14:val="tx1"/>
                  </w14:solidFill>
                </w14:textFill>
              </w:rPr>
              <w:t>1</w:t>
            </w:r>
          </w:p>
        </w:tc>
        <w:tc>
          <w:tcPr>
            <w:tcW w:w="572" w:type="dxa"/>
            <w:vAlign w:val="center"/>
          </w:tcPr>
          <w:p w14:paraId="221CB69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DB83EB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25E11E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E9AD52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F72481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4FC5CB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EF77BD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96F04F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390DC1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CC883F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BAB3A9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58CBAC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E01077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DE5428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359CD0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57A2A8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E131B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9CB7FC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27E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2B14D4E4">
            <w:pPr>
              <w:jc w:val="center"/>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1423D05003</w:t>
            </w:r>
          </w:p>
        </w:tc>
        <w:tc>
          <w:tcPr>
            <w:tcW w:w="2735" w:type="dxa"/>
            <w:vAlign w:val="center"/>
          </w:tcPr>
          <w:p w14:paraId="2CF855EB">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设计基础2</w:t>
            </w:r>
          </w:p>
        </w:tc>
        <w:tc>
          <w:tcPr>
            <w:tcW w:w="572" w:type="dxa"/>
            <w:vAlign w:val="center"/>
          </w:tcPr>
          <w:p w14:paraId="2B26EEB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88313B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33D3A8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BEE740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333B92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646E20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539FD2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51A4D8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572554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D50D7E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D2F0A3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B05426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93C17E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3E09BA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30B186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4482F3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681817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3770C4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15E5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1743C24">
            <w:pPr>
              <w:jc w:val="center"/>
              <w:rPr>
                <w:color w:val="000000" w:themeColor="text1"/>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1423D05004</w:t>
            </w:r>
          </w:p>
        </w:tc>
        <w:tc>
          <w:tcPr>
            <w:tcW w:w="2735" w:type="dxa"/>
            <w:vAlign w:val="center"/>
          </w:tcPr>
          <w:p w14:paraId="524BCC77">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建筑图学1</w:t>
            </w:r>
          </w:p>
        </w:tc>
        <w:tc>
          <w:tcPr>
            <w:tcW w:w="572" w:type="dxa"/>
            <w:vAlign w:val="center"/>
          </w:tcPr>
          <w:p w14:paraId="7FD1785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59A0E6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D38365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21C93F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6E3583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0038B3B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67640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498144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D88840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3B6A56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44A475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5A7D0C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4A4085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A1C7FE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C8B761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8F8DAB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D1F64E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1A3ED2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FFD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E2675AB">
            <w:pPr>
              <w:jc w:val="center"/>
              <w:rPr>
                <w:rFonts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1423D05005</w:t>
            </w:r>
          </w:p>
        </w:tc>
        <w:tc>
          <w:tcPr>
            <w:tcW w:w="2735" w:type="dxa"/>
            <w:vAlign w:val="center"/>
          </w:tcPr>
          <w:p w14:paraId="35D55D21">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建筑图学2</w:t>
            </w:r>
          </w:p>
        </w:tc>
        <w:tc>
          <w:tcPr>
            <w:tcW w:w="572" w:type="dxa"/>
            <w:vAlign w:val="center"/>
          </w:tcPr>
          <w:p w14:paraId="6DBECB8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CB3A05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FE5D1B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63DCF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94E7FE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2F9D7CA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F7BCBA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5E3D96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9EFBAF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111378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BAB329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E48959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C6193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7E4883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03B16A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626940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2E538E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2B8358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76F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8DC6C71">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06</w:t>
            </w:r>
          </w:p>
        </w:tc>
        <w:tc>
          <w:tcPr>
            <w:tcW w:w="2735" w:type="dxa"/>
            <w:vAlign w:val="center"/>
          </w:tcPr>
          <w:p w14:paraId="37F28CF1">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建筑力学</w:t>
            </w:r>
            <w:r>
              <w:rPr>
                <w:rFonts w:hint="eastAsia" w:ascii="宋体" w:hAnsi="宋体"/>
                <w:color w:val="000000" w:themeColor="text1"/>
                <w:sz w:val="18"/>
                <w:szCs w:val="18"/>
                <w:highlight w:val="none"/>
                <w14:textFill>
                  <w14:solidFill>
                    <w14:schemeClr w14:val="tx1"/>
                  </w14:solidFill>
                </w14:textFill>
              </w:rPr>
              <w:t>1</w:t>
            </w:r>
          </w:p>
        </w:tc>
        <w:tc>
          <w:tcPr>
            <w:tcW w:w="572" w:type="dxa"/>
            <w:vAlign w:val="center"/>
          </w:tcPr>
          <w:p w14:paraId="7BDECD56">
            <w:pPr>
              <w:adjustRightInd w:val="0"/>
              <w:snapToGrid w:val="0"/>
              <w:jc w:val="center"/>
              <w:rPr>
                <w:rFonts w:hint="eastAsia"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635A8A0">
            <w:pPr>
              <w:adjustRightInd w:val="0"/>
              <w:snapToGrid w:val="0"/>
              <w:jc w:val="center"/>
              <w:rPr>
                <w:rFonts w:hint="eastAsia"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2" w:type="dxa"/>
            <w:vAlign w:val="center"/>
          </w:tcPr>
          <w:p w14:paraId="04C31EBE">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2" w:type="dxa"/>
            <w:vAlign w:val="center"/>
          </w:tcPr>
          <w:p w14:paraId="1873B329">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2" w:type="dxa"/>
            <w:vAlign w:val="center"/>
          </w:tcPr>
          <w:p w14:paraId="069E0D22">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6" w:type="dxa"/>
            <w:vAlign w:val="center"/>
          </w:tcPr>
          <w:p w14:paraId="517A2437">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3" w:type="dxa"/>
            <w:vAlign w:val="center"/>
          </w:tcPr>
          <w:p w14:paraId="6F921D6E">
            <w:pPr>
              <w:adjustRightInd w:val="0"/>
              <w:snapToGrid w:val="0"/>
              <w:jc w:val="center"/>
              <w:rPr>
                <w:rFonts w:hint="eastAsia"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3A8AB1C">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19B061A">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38E2BA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7586874">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23994D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A9FC2E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EAC140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4385262">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C25A1D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189CF6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040AA9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7BAD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jc w:val="center"/>
        </w:trPr>
        <w:tc>
          <w:tcPr>
            <w:tcW w:w="1128" w:type="dxa"/>
            <w:vAlign w:val="center"/>
          </w:tcPr>
          <w:p w14:paraId="305FEDB3">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07</w:t>
            </w:r>
          </w:p>
        </w:tc>
        <w:tc>
          <w:tcPr>
            <w:tcW w:w="2735" w:type="dxa"/>
            <w:vAlign w:val="center"/>
          </w:tcPr>
          <w:p w14:paraId="4EF55B88">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建筑力学</w:t>
            </w:r>
            <w:r>
              <w:rPr>
                <w:rFonts w:hint="eastAsia" w:ascii="宋体" w:hAnsi="宋体"/>
                <w:color w:val="000000" w:themeColor="text1"/>
                <w:sz w:val="18"/>
                <w:szCs w:val="18"/>
                <w:highlight w:val="none"/>
                <w14:textFill>
                  <w14:solidFill>
                    <w14:schemeClr w14:val="tx1"/>
                  </w14:solidFill>
                </w14:textFill>
              </w:rPr>
              <w:t>2</w:t>
            </w:r>
          </w:p>
        </w:tc>
        <w:tc>
          <w:tcPr>
            <w:tcW w:w="572" w:type="dxa"/>
            <w:vAlign w:val="center"/>
          </w:tcPr>
          <w:p w14:paraId="4CC9910B">
            <w:pPr>
              <w:adjustRightInd w:val="0"/>
              <w:snapToGrid w:val="0"/>
              <w:jc w:val="center"/>
              <w:rPr>
                <w:rFonts w:hint="eastAsia"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2E1F6EC">
            <w:pPr>
              <w:adjustRightInd w:val="0"/>
              <w:snapToGrid w:val="0"/>
              <w:jc w:val="center"/>
              <w:rPr>
                <w:rFonts w:hint="eastAsia"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2" w:type="dxa"/>
            <w:vAlign w:val="center"/>
          </w:tcPr>
          <w:p w14:paraId="66AA959C">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2" w:type="dxa"/>
            <w:vAlign w:val="center"/>
          </w:tcPr>
          <w:p w14:paraId="09B6B959">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2" w:type="dxa"/>
            <w:vAlign w:val="center"/>
          </w:tcPr>
          <w:p w14:paraId="7EF663CC">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6" w:type="dxa"/>
            <w:vAlign w:val="center"/>
          </w:tcPr>
          <w:p w14:paraId="1E2A2E24">
            <w:pPr>
              <w:adjustRightInd w:val="0"/>
              <w:snapToGrid w:val="0"/>
              <w:jc w:val="center"/>
              <w:rPr>
                <w:rFonts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p>
        </w:tc>
        <w:tc>
          <w:tcPr>
            <w:tcW w:w="573" w:type="dxa"/>
            <w:vAlign w:val="center"/>
          </w:tcPr>
          <w:p w14:paraId="45FA8359">
            <w:pPr>
              <w:adjustRightInd w:val="0"/>
              <w:snapToGrid w:val="0"/>
              <w:jc w:val="center"/>
              <w:rPr>
                <w:rFonts w:hint="eastAsia" w:ascii="宋体" w:hAnsi="Times New Roman" w:eastAsia="宋体" w:cs="Times New Roman"/>
                <w:color w:val="000000" w:themeColor="text1"/>
                <w:kern w:val="2"/>
                <w:sz w:val="18"/>
                <w:szCs w:val="20"/>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B23166A">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407F440">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C9ECBA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FC6A628">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9ED783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C67634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5BA334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B742B86">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10B437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F71D8A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82C239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4FA6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EE3BA12">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08</w:t>
            </w:r>
          </w:p>
        </w:tc>
        <w:tc>
          <w:tcPr>
            <w:tcW w:w="2735" w:type="dxa"/>
            <w:vAlign w:val="center"/>
          </w:tcPr>
          <w:p w14:paraId="668AFCE1">
            <w:pPr>
              <w:adjustRightInd w:val="0"/>
              <w:snapToGrid w:val="0"/>
              <w:jc w:val="left"/>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建筑认识实习</w:t>
            </w:r>
            <w:r>
              <w:rPr>
                <w:rFonts w:ascii="宋体" w:hAnsi="宋体"/>
                <w:color w:val="000000" w:themeColor="text1"/>
                <w:sz w:val="18"/>
                <w:szCs w:val="18"/>
                <w:highlight w:val="none"/>
                <w14:textFill>
                  <w14:solidFill>
                    <w14:schemeClr w14:val="tx1"/>
                  </w14:solidFill>
                </w14:textFill>
              </w:rPr>
              <w:t>1</w:t>
            </w:r>
          </w:p>
        </w:tc>
        <w:tc>
          <w:tcPr>
            <w:tcW w:w="572" w:type="dxa"/>
            <w:vAlign w:val="center"/>
          </w:tcPr>
          <w:p w14:paraId="4838BFCC">
            <w:pPr>
              <w:autoSpaceDE w:val="0"/>
              <w:autoSpaceDN w:val="0"/>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F5F8FD2">
            <w:pPr>
              <w:autoSpaceDE w:val="0"/>
              <w:autoSpaceDN w:val="0"/>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0F8FD1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51E1E22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CB9A9D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62A0D4C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FCCB909">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B0F42D8">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31F3BAE">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3233B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022DA3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C13012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4B972F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D2E2C7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F09EF33">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C68899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678DF2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B9141F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6BDE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2B6F394">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09</w:t>
            </w:r>
          </w:p>
        </w:tc>
        <w:tc>
          <w:tcPr>
            <w:tcW w:w="2735" w:type="dxa"/>
            <w:vAlign w:val="center"/>
          </w:tcPr>
          <w:p w14:paraId="3BFE30BD">
            <w:pPr>
              <w:adjustRightInd w:val="0"/>
              <w:snapToGrid w:val="0"/>
              <w:jc w:val="left"/>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公共建筑设计原理</w:t>
            </w:r>
          </w:p>
        </w:tc>
        <w:tc>
          <w:tcPr>
            <w:tcW w:w="572" w:type="dxa"/>
            <w:vAlign w:val="center"/>
          </w:tcPr>
          <w:p w14:paraId="3D86D0F2">
            <w:pPr>
              <w:autoSpaceDE w:val="0"/>
              <w:autoSpaceDN w:val="0"/>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8708060">
            <w:pPr>
              <w:autoSpaceDE w:val="0"/>
              <w:autoSpaceDN w:val="0"/>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25DF814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67218D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0C1C46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709662A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CD736F0">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A8F8C3B">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A2C290C">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3D8BED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412CD8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33F489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51FF28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24AF6F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08E5070">
            <w:pPr>
              <w:adjustRightInd w:val="0"/>
              <w:snapToGrid w:val="0"/>
              <w:jc w:val="center"/>
              <w:rPr>
                <w:rFonts w:hint="eastAsia"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B8B66F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7DAA80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54B54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594A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9644CDC">
            <w:pPr>
              <w:jc w:val="center"/>
              <w:rPr>
                <w:rFonts w:hint="default"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10</w:t>
            </w:r>
          </w:p>
        </w:tc>
        <w:tc>
          <w:tcPr>
            <w:tcW w:w="2735" w:type="dxa"/>
            <w:vAlign w:val="center"/>
          </w:tcPr>
          <w:p w14:paraId="16D6A400">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建筑美术1</w:t>
            </w:r>
          </w:p>
        </w:tc>
        <w:tc>
          <w:tcPr>
            <w:tcW w:w="572" w:type="dxa"/>
            <w:vAlign w:val="center"/>
          </w:tcPr>
          <w:p w14:paraId="6679216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82B01D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28EDC3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A701A1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867F06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1A3D1C7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BEACA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AB86CF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644CEE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B8EB11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6BF858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894D4B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4ED93E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EF8926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C541CD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BDC92B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729B91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74C1DB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77E3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5DC3B60">
            <w:pPr>
              <w:jc w:val="center"/>
              <w:rPr>
                <w:rFonts w:hint="default" w:ascii="宋体" w:hAnsi="宋体" w:eastAsia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olor w:val="000000" w:themeColor="text1"/>
                <w:sz w:val="18"/>
                <w:szCs w:val="18"/>
                <w:highlight w:val="none"/>
                <w14:textFill>
                  <w14:solidFill>
                    <w14:schemeClr w14:val="tx1"/>
                  </w14:solidFill>
                </w14:textFill>
              </w:rPr>
              <w:t>1423D050</w:t>
            </w:r>
            <w:r>
              <w:rPr>
                <w:rFonts w:hint="eastAsia" w:asciiTheme="minorEastAsia" w:hAnsiTheme="minorEastAsia" w:eastAsiaTheme="minorEastAsia"/>
                <w:color w:val="000000" w:themeColor="text1"/>
                <w:sz w:val="18"/>
                <w:szCs w:val="18"/>
                <w:highlight w:val="none"/>
                <w:lang w:val="en-US" w:eastAsia="zh-CN"/>
                <w14:textFill>
                  <w14:solidFill>
                    <w14:schemeClr w14:val="tx1"/>
                  </w14:solidFill>
                </w14:textFill>
              </w:rPr>
              <w:t>11</w:t>
            </w:r>
          </w:p>
        </w:tc>
        <w:tc>
          <w:tcPr>
            <w:tcW w:w="2735" w:type="dxa"/>
            <w:vAlign w:val="center"/>
          </w:tcPr>
          <w:p w14:paraId="647F14E5">
            <w:pPr>
              <w:adjustRightInd w:val="0"/>
              <w:snapToGrid w:val="0"/>
              <w:jc w:val="left"/>
              <w:rPr>
                <w:rFonts w:ascii="宋体" w:hAnsi="宋体"/>
                <w:color w:val="000000" w:themeColor="text1"/>
                <w:sz w:val="18"/>
                <w:szCs w:val="18"/>
                <w:highlight w:val="none"/>
                <w14:textFill>
                  <w14:solidFill>
                    <w14:schemeClr w14:val="tx1"/>
                  </w14:solidFill>
                </w14:textFill>
              </w:rPr>
            </w:pPr>
            <w:r>
              <w:rPr>
                <w:rFonts w:ascii="宋体" w:hAnsi="宋体"/>
                <w:color w:val="000000" w:themeColor="text1"/>
                <w:sz w:val="18"/>
                <w:szCs w:val="18"/>
                <w:highlight w:val="none"/>
                <w14:textFill>
                  <w14:solidFill>
                    <w14:schemeClr w14:val="tx1"/>
                  </w14:solidFill>
                </w14:textFill>
              </w:rPr>
              <w:t>建筑美术</w:t>
            </w:r>
            <w:r>
              <w:rPr>
                <w:rFonts w:hint="eastAsia" w:ascii="宋体" w:hAnsi="宋体"/>
                <w:color w:val="000000" w:themeColor="text1"/>
                <w:sz w:val="18"/>
                <w:szCs w:val="18"/>
                <w:highlight w:val="none"/>
                <w14:textFill>
                  <w14:solidFill>
                    <w14:schemeClr w14:val="tx1"/>
                  </w14:solidFill>
                </w14:textFill>
              </w:rPr>
              <w:t>2</w:t>
            </w:r>
          </w:p>
        </w:tc>
        <w:tc>
          <w:tcPr>
            <w:tcW w:w="572" w:type="dxa"/>
            <w:vAlign w:val="center"/>
          </w:tcPr>
          <w:p w14:paraId="0814DFA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D8FFCF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20743F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7BAB8E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F0173B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31D5103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F0CCD2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5B493A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51237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B3C330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9E0B84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F8799B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A8F7E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CFFCD3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E7A75A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D786AA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180E4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8D7EDF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87E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3C735A3">
            <w:pPr>
              <w:jc w:val="center"/>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12</w:t>
            </w:r>
          </w:p>
        </w:tc>
        <w:tc>
          <w:tcPr>
            <w:tcW w:w="2735" w:type="dxa"/>
            <w:vAlign w:val="center"/>
          </w:tcPr>
          <w:p w14:paraId="2B4CA60A">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建筑形态构成</w:t>
            </w:r>
          </w:p>
        </w:tc>
        <w:tc>
          <w:tcPr>
            <w:tcW w:w="572" w:type="dxa"/>
            <w:vAlign w:val="center"/>
          </w:tcPr>
          <w:p w14:paraId="4769665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6999F3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8746E5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EB8B7D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13A2B4D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52A5FCD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F36257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013E17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48598C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820B23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60F422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8694F9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AD70AE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2B9EE2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493A0A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2CB4A3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327027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473F77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33AC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437CFB7">
            <w:pPr>
              <w:jc w:val="center"/>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13</w:t>
            </w:r>
          </w:p>
        </w:tc>
        <w:tc>
          <w:tcPr>
            <w:tcW w:w="2735" w:type="dxa"/>
            <w:vAlign w:val="center"/>
          </w:tcPr>
          <w:p w14:paraId="2802464A">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 xml:space="preserve">计算机应用 </w:t>
            </w:r>
          </w:p>
        </w:tc>
        <w:tc>
          <w:tcPr>
            <w:tcW w:w="572" w:type="dxa"/>
            <w:vAlign w:val="center"/>
          </w:tcPr>
          <w:p w14:paraId="4D227FC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3AEBD3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B67861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E0EC58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FD53DC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60FE454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A574EF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4A76C7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A8AF9C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26660E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FE9247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093D6B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B4B249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A820AC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5494D7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2B0375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D0C2E7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E0E031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62D7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7995FDF">
            <w:pPr>
              <w:jc w:val="center"/>
              <w:rPr>
                <w:color w:val="000000" w:themeColor="text1"/>
                <w:highlight w:val="none"/>
                <w14:textFill>
                  <w14:solidFill>
                    <w14:schemeClr w14:val="tx1"/>
                  </w14:solidFill>
                </w14:textFill>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14</w:t>
            </w:r>
          </w:p>
        </w:tc>
        <w:tc>
          <w:tcPr>
            <w:tcW w:w="2735" w:type="dxa"/>
            <w:vAlign w:val="center"/>
          </w:tcPr>
          <w:p w14:paraId="70005D31">
            <w:pPr>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中外美术欣赏</w:t>
            </w:r>
          </w:p>
        </w:tc>
        <w:tc>
          <w:tcPr>
            <w:tcW w:w="572" w:type="dxa"/>
            <w:vAlign w:val="center"/>
          </w:tcPr>
          <w:p w14:paraId="20EACAB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76199C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0B9B3A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3F6834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BE4BC6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10187BE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8A536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305868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063B67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EA83CF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D27A0B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0F7C71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005E6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4155AA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85E463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F8687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3FD167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0C966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2B29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DCA784B">
            <w:pPr>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1423D0501</w:t>
            </w:r>
            <w:r>
              <w:rPr>
                <w:rFonts w:hint="eastAsia" w:asciiTheme="minorEastAsia" w:hAnsiTheme="minorEastAsia" w:eastAsiaTheme="minorEastAsia"/>
                <w:sz w:val="18"/>
                <w:szCs w:val="18"/>
                <w:highlight w:val="none"/>
                <w:lang w:val="en-US" w:eastAsia="zh-CN"/>
              </w:rPr>
              <w:t>5</w:t>
            </w:r>
          </w:p>
        </w:tc>
        <w:tc>
          <w:tcPr>
            <w:tcW w:w="2735" w:type="dxa"/>
            <w:vAlign w:val="center"/>
          </w:tcPr>
          <w:p w14:paraId="05EBF495">
            <w:pPr>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室内设计</w:t>
            </w:r>
          </w:p>
        </w:tc>
        <w:tc>
          <w:tcPr>
            <w:tcW w:w="572" w:type="dxa"/>
            <w:vAlign w:val="center"/>
          </w:tcPr>
          <w:p w14:paraId="4119550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7C229A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8E5938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11C9A8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8BC785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6469A0E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1E4565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B24DCD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2A10ED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22BD31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038860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AD439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0B9BB9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A5ACB0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541919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2A9E0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D83E72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07323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5CCD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23B5810">
            <w:pPr>
              <w:snapToGrid w:val="0"/>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1423D0501</w:t>
            </w:r>
            <w:r>
              <w:rPr>
                <w:rFonts w:hint="eastAsia" w:asciiTheme="minorEastAsia" w:hAnsiTheme="minorEastAsia" w:eastAsiaTheme="minorEastAsia"/>
                <w:sz w:val="18"/>
                <w:szCs w:val="18"/>
                <w:highlight w:val="none"/>
                <w:lang w:val="en-US" w:eastAsia="zh-CN"/>
              </w:rPr>
              <w:t>6</w:t>
            </w:r>
          </w:p>
        </w:tc>
        <w:tc>
          <w:tcPr>
            <w:tcW w:w="2735" w:type="dxa"/>
            <w:vAlign w:val="center"/>
          </w:tcPr>
          <w:p w14:paraId="1303661A">
            <w:pPr>
              <w:adjustRightInd w:val="0"/>
              <w:snapToGrid w:val="0"/>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sz w:val="18"/>
                <w:szCs w:val="18"/>
                <w:highlight w:val="none"/>
              </w:rPr>
              <w:t>建筑材料</w:t>
            </w:r>
          </w:p>
        </w:tc>
        <w:tc>
          <w:tcPr>
            <w:tcW w:w="572" w:type="dxa"/>
            <w:vAlign w:val="center"/>
          </w:tcPr>
          <w:p w14:paraId="71E60FA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FD74F5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B8D50A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B03D12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F7E8CD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036015B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59A44F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A4E64F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C0B20D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93D91C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09EBF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CD9EB7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5113B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E7C4F5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981878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967ED4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352312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FC8CDA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7098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95E16BD">
            <w:pPr>
              <w:snapToGrid w:val="0"/>
              <w:jc w:val="left"/>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1423D0501</w:t>
            </w:r>
            <w:r>
              <w:rPr>
                <w:rFonts w:hint="eastAsia" w:asciiTheme="minorEastAsia" w:hAnsiTheme="minorEastAsia" w:eastAsiaTheme="minorEastAsia"/>
                <w:sz w:val="18"/>
                <w:szCs w:val="18"/>
                <w:highlight w:val="none"/>
                <w:lang w:val="en-US" w:eastAsia="zh-CN"/>
              </w:rPr>
              <w:t>7</w:t>
            </w:r>
          </w:p>
        </w:tc>
        <w:tc>
          <w:tcPr>
            <w:tcW w:w="2735" w:type="dxa"/>
            <w:vAlign w:val="center"/>
          </w:tcPr>
          <w:p w14:paraId="59BC9CFB">
            <w:pPr>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lang w:val="en-US" w:eastAsia="zh-CN"/>
              </w:rPr>
              <w:t>建筑</w:t>
            </w:r>
            <w:r>
              <w:rPr>
                <w:rFonts w:hint="eastAsia" w:asciiTheme="minorEastAsia" w:hAnsiTheme="minorEastAsia" w:eastAsiaTheme="minorEastAsia"/>
                <w:sz w:val="18"/>
                <w:szCs w:val="18"/>
                <w:highlight w:val="none"/>
              </w:rPr>
              <w:t>经济与管理</w:t>
            </w:r>
          </w:p>
        </w:tc>
        <w:tc>
          <w:tcPr>
            <w:tcW w:w="572" w:type="dxa"/>
            <w:vAlign w:val="center"/>
          </w:tcPr>
          <w:p w14:paraId="51136CA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56EBE6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116367A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A1689F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EEEE66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35BCB0A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7E968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D13266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01DDA9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961F30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B82DBD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AA0AB2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2259BD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4282F3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4785C8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7941BB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A526EA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4283B1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4BD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8FCFE2A">
            <w:pPr>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18</w:t>
            </w:r>
          </w:p>
        </w:tc>
        <w:tc>
          <w:tcPr>
            <w:tcW w:w="2735" w:type="dxa"/>
            <w:vAlign w:val="center"/>
          </w:tcPr>
          <w:p w14:paraId="0E74473C">
            <w:pPr>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环境心理学</w:t>
            </w:r>
          </w:p>
        </w:tc>
        <w:tc>
          <w:tcPr>
            <w:tcW w:w="572" w:type="dxa"/>
            <w:vAlign w:val="center"/>
          </w:tcPr>
          <w:p w14:paraId="722E8D6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CCA544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10014A2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76176E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6EB73B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2626895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FA0E6C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455E38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49F027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769F67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F9147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FD1C9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82F220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C90F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CAA61F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FD8170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E84FD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F3152C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28DA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38DCC4D">
            <w:pPr>
              <w:snapToGrid w:val="0"/>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19</w:t>
            </w:r>
          </w:p>
        </w:tc>
        <w:tc>
          <w:tcPr>
            <w:tcW w:w="2735" w:type="dxa"/>
            <w:vAlign w:val="center"/>
          </w:tcPr>
          <w:p w14:paraId="71996230">
            <w:pPr>
              <w:adjustRightInd w:val="0"/>
              <w:snapToGrid w:val="0"/>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sz w:val="18"/>
                <w:szCs w:val="18"/>
                <w:highlight w:val="none"/>
              </w:rPr>
              <w:t>测量学</w:t>
            </w:r>
          </w:p>
        </w:tc>
        <w:tc>
          <w:tcPr>
            <w:tcW w:w="572" w:type="dxa"/>
            <w:vAlign w:val="center"/>
          </w:tcPr>
          <w:p w14:paraId="6C49C9A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E66194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18AAB3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9BD28C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E5DD35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F028B7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269D6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6B732C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BC2F64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6FFCFE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C5E4D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D301AF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1233D6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8986D9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716C49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628D4A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4714B8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825A30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FF9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BAE81B6">
            <w:pPr>
              <w:snapToGrid w:val="0"/>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w:t>
            </w:r>
            <w:r>
              <w:rPr>
                <w:rFonts w:hint="eastAsia" w:asciiTheme="minorEastAsia" w:hAnsiTheme="minorEastAsia" w:eastAsiaTheme="minorEastAsia"/>
                <w:sz w:val="18"/>
                <w:szCs w:val="18"/>
                <w:highlight w:val="none"/>
                <w:lang w:val="en-US" w:eastAsia="zh-CN"/>
              </w:rPr>
              <w:t>20</w:t>
            </w:r>
          </w:p>
        </w:tc>
        <w:tc>
          <w:tcPr>
            <w:tcW w:w="2735" w:type="dxa"/>
            <w:vAlign w:val="center"/>
          </w:tcPr>
          <w:p w14:paraId="7D2E8DEA">
            <w:pPr>
              <w:snapToGrid w:val="0"/>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sz w:val="18"/>
                <w:szCs w:val="18"/>
                <w:highlight w:val="none"/>
              </w:rPr>
              <w:t>测量实习</w:t>
            </w:r>
          </w:p>
        </w:tc>
        <w:tc>
          <w:tcPr>
            <w:tcW w:w="572" w:type="dxa"/>
            <w:vAlign w:val="center"/>
          </w:tcPr>
          <w:p w14:paraId="69D4D48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660FA0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38993E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41919F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F72815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F12E23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7322FD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B6BA72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81BF67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E93F8E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2458D0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2E6C1F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90DA01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6EFAF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E261C8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532BDD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A44F36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FDE23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F99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04D88AE">
            <w:pPr>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1423D0502</w:t>
            </w:r>
            <w:r>
              <w:rPr>
                <w:rFonts w:hint="eastAsia" w:asciiTheme="minorEastAsia" w:hAnsiTheme="minorEastAsia" w:eastAsiaTheme="minorEastAsia"/>
                <w:sz w:val="18"/>
                <w:szCs w:val="18"/>
                <w:highlight w:val="none"/>
                <w:lang w:val="en-US" w:eastAsia="zh-CN"/>
              </w:rPr>
              <w:t>1</w:t>
            </w:r>
          </w:p>
        </w:tc>
        <w:tc>
          <w:tcPr>
            <w:tcW w:w="2735" w:type="dxa"/>
            <w:vAlign w:val="center"/>
          </w:tcPr>
          <w:p w14:paraId="6C43A4F7">
            <w:pPr>
              <w:adjustRightInd w:val="0"/>
              <w:snapToGrid w:val="0"/>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sz w:val="18"/>
                <w:szCs w:val="18"/>
                <w:highlight w:val="none"/>
              </w:rPr>
              <w:t>建筑画</w:t>
            </w:r>
          </w:p>
        </w:tc>
        <w:tc>
          <w:tcPr>
            <w:tcW w:w="572" w:type="dxa"/>
            <w:vAlign w:val="center"/>
          </w:tcPr>
          <w:p w14:paraId="1817EA0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28647B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4D0597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420895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DA2468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31BED18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FC55A1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2D87C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26E55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4F3F42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286DB7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727787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C042A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2B43D8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17B94D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B82185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5F1361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323440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F06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3B46603">
            <w:pPr>
              <w:snapToGrid w:val="0"/>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1423D0502</w:t>
            </w:r>
            <w:r>
              <w:rPr>
                <w:rFonts w:hint="eastAsia" w:asciiTheme="minorEastAsia" w:hAnsiTheme="minorEastAsia" w:eastAsiaTheme="minorEastAsia"/>
                <w:sz w:val="18"/>
                <w:szCs w:val="18"/>
                <w:highlight w:val="none"/>
                <w:lang w:val="en-US" w:eastAsia="zh-CN"/>
              </w:rPr>
              <w:t>2</w:t>
            </w:r>
          </w:p>
        </w:tc>
        <w:tc>
          <w:tcPr>
            <w:tcW w:w="2735" w:type="dxa"/>
            <w:vAlign w:val="center"/>
          </w:tcPr>
          <w:p w14:paraId="6F36049E">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美术写生实习</w:t>
            </w:r>
          </w:p>
        </w:tc>
        <w:tc>
          <w:tcPr>
            <w:tcW w:w="572" w:type="dxa"/>
            <w:vAlign w:val="center"/>
          </w:tcPr>
          <w:p w14:paraId="22D46E4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3D666F7">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D1DF9D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65C55B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5EF663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FAA5E9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9C91A8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F25DEB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54F3BF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3286CE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652DC9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544D09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936617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7DCFAD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5D6516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ED9EB2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4BEDCB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163E17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1810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394C443">
            <w:pPr>
              <w:snapToGrid w:val="0"/>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1423D0502</w:t>
            </w:r>
            <w:r>
              <w:rPr>
                <w:rFonts w:hint="eastAsia" w:asciiTheme="minorEastAsia" w:hAnsiTheme="minorEastAsia" w:eastAsiaTheme="minorEastAsia"/>
                <w:sz w:val="18"/>
                <w:szCs w:val="18"/>
                <w:highlight w:val="none"/>
                <w:lang w:val="en-US" w:eastAsia="zh-CN"/>
              </w:rPr>
              <w:t>3</w:t>
            </w:r>
          </w:p>
        </w:tc>
        <w:tc>
          <w:tcPr>
            <w:tcW w:w="2735" w:type="dxa"/>
            <w:vAlign w:val="center"/>
          </w:tcPr>
          <w:p w14:paraId="698E2F97">
            <w:pPr>
              <w:adjustRightInd w:val="0"/>
              <w:snapToGrid w:val="0"/>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sz w:val="18"/>
                <w:szCs w:val="18"/>
                <w:highlight w:val="none"/>
              </w:rPr>
              <w:t>景观与环境设计原理</w:t>
            </w:r>
          </w:p>
        </w:tc>
        <w:tc>
          <w:tcPr>
            <w:tcW w:w="572" w:type="dxa"/>
            <w:vAlign w:val="center"/>
          </w:tcPr>
          <w:p w14:paraId="1ABD31D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7B32DD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2E20AE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12406D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EA5BDC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303B11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DE22B9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31ED60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6F0660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62A357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371794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F3A95C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4AABC2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2F2DA1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1E485B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4AE94B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8836DF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EB77D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7EFF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209F7B4">
            <w:pPr>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1423D0502</w:t>
            </w:r>
            <w:r>
              <w:rPr>
                <w:rFonts w:hint="eastAsia" w:asciiTheme="minorEastAsia" w:hAnsiTheme="minorEastAsia" w:eastAsiaTheme="minorEastAsia"/>
                <w:sz w:val="18"/>
                <w:szCs w:val="18"/>
                <w:highlight w:val="none"/>
                <w:lang w:val="en-US" w:eastAsia="zh-CN"/>
              </w:rPr>
              <w:t>4</w:t>
            </w:r>
          </w:p>
        </w:tc>
        <w:tc>
          <w:tcPr>
            <w:tcW w:w="2735" w:type="dxa"/>
            <w:vAlign w:val="center"/>
          </w:tcPr>
          <w:p w14:paraId="248E722E">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建筑法规</w:t>
            </w:r>
          </w:p>
        </w:tc>
        <w:tc>
          <w:tcPr>
            <w:tcW w:w="572" w:type="dxa"/>
            <w:vAlign w:val="center"/>
          </w:tcPr>
          <w:p w14:paraId="15799F1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4AF081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599FEB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008E50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737B059">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6A6CFB5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BE23D8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E1475C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E7C142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F4F69E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702FFE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03E0FD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A6D2D9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A085EE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75376F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D0B9F8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47A373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CF9505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10CD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951E0DE">
            <w:pPr>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1423D0502</w:t>
            </w:r>
            <w:r>
              <w:rPr>
                <w:rFonts w:hint="eastAsia" w:asciiTheme="minorEastAsia" w:hAnsiTheme="minorEastAsia" w:eastAsiaTheme="minorEastAsia"/>
                <w:sz w:val="18"/>
                <w:szCs w:val="18"/>
                <w:highlight w:val="none"/>
                <w:lang w:val="en-US" w:eastAsia="zh-CN"/>
              </w:rPr>
              <w:t>5</w:t>
            </w:r>
          </w:p>
        </w:tc>
        <w:tc>
          <w:tcPr>
            <w:tcW w:w="2735" w:type="dxa"/>
            <w:vAlign w:val="center"/>
          </w:tcPr>
          <w:p w14:paraId="3DF6A748">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城市设计原理</w:t>
            </w:r>
          </w:p>
        </w:tc>
        <w:tc>
          <w:tcPr>
            <w:tcW w:w="572" w:type="dxa"/>
            <w:vAlign w:val="center"/>
          </w:tcPr>
          <w:p w14:paraId="0547616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7BDDCC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9A1B76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33E28A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4D465F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366D530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CB3E50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3092C7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842764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5006F5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2597D1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0CE43C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1D6F95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30ECE7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49FE12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37E582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A7CCD0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F62ED7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2103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7895F11">
            <w:pPr>
              <w:adjustRightInd w:val="0"/>
              <w:snapToGrid w:val="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宋体" w:hAnsi="宋体"/>
                <w:sz w:val="18"/>
                <w:szCs w:val="18"/>
                <w:highlight w:val="none"/>
              </w:rPr>
              <w:t>1423D0502</w:t>
            </w:r>
            <w:r>
              <w:rPr>
                <w:rFonts w:hint="eastAsia" w:ascii="宋体" w:hAnsi="宋体"/>
                <w:sz w:val="18"/>
                <w:szCs w:val="18"/>
                <w:highlight w:val="none"/>
                <w:lang w:val="en-US" w:eastAsia="zh-CN"/>
              </w:rPr>
              <w:t>6</w:t>
            </w:r>
          </w:p>
        </w:tc>
        <w:tc>
          <w:tcPr>
            <w:tcW w:w="2735" w:type="dxa"/>
            <w:vAlign w:val="center"/>
          </w:tcPr>
          <w:p w14:paraId="39A22D7F">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宋体" w:hAnsi="宋体"/>
                <w:sz w:val="18"/>
                <w:szCs w:val="18"/>
                <w:highlight w:val="none"/>
              </w:rPr>
              <w:t>绿色建筑环境模拟</w:t>
            </w:r>
          </w:p>
        </w:tc>
        <w:tc>
          <w:tcPr>
            <w:tcW w:w="572" w:type="dxa"/>
            <w:vAlign w:val="center"/>
          </w:tcPr>
          <w:p w14:paraId="1A963A2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84A529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044205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099684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F05229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1FB698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C62A1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1BB60E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966D6F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6E731A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4CBB3B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51D0A2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F1AE4F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5F3567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DF79DC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8BF367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01894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AD84A2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3037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EE361E2">
            <w:pPr>
              <w:adjustRightInd w:val="0"/>
              <w:snapToGrid w:val="0"/>
              <w:jc w:val="center"/>
              <w:rPr>
                <w:rFonts w:hint="eastAsia" w:asciiTheme="minorEastAsia" w:hAnsiTheme="minorEastAsia" w:eastAsia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1423D0502</w:t>
            </w:r>
            <w:r>
              <w:rPr>
                <w:rFonts w:hint="eastAsia" w:asciiTheme="minorEastAsia" w:hAnsiTheme="minorEastAsia" w:eastAsiaTheme="minorEastAsia"/>
                <w:sz w:val="18"/>
                <w:szCs w:val="18"/>
                <w:highlight w:val="none"/>
                <w:lang w:val="en-US" w:eastAsia="zh-CN"/>
              </w:rPr>
              <w:t>7</w:t>
            </w:r>
          </w:p>
        </w:tc>
        <w:tc>
          <w:tcPr>
            <w:tcW w:w="2735" w:type="dxa"/>
            <w:vAlign w:val="center"/>
          </w:tcPr>
          <w:p w14:paraId="428F5CA2">
            <w:pPr>
              <w:adjustRightInd w:val="0"/>
              <w:snapToGrid w:val="0"/>
              <w:jc w:val="left"/>
              <w:rPr>
                <w:rFonts w:ascii="宋体" w:hAnsi="宋体"/>
                <w:color w:val="000000" w:themeColor="text1"/>
                <w:sz w:val="18"/>
                <w:szCs w:val="18"/>
                <w:highlight w:val="none"/>
                <w14:textFill>
                  <w14:solidFill>
                    <w14:schemeClr w14:val="tx1"/>
                  </w14:solidFill>
                </w14:textFill>
              </w:rPr>
            </w:pPr>
            <w:r>
              <w:rPr>
                <w:rFonts w:hint="eastAsia" w:asciiTheme="minorEastAsia" w:hAnsiTheme="minorEastAsia" w:eastAsiaTheme="minorEastAsia"/>
                <w:sz w:val="18"/>
                <w:szCs w:val="18"/>
                <w:highlight w:val="none"/>
              </w:rPr>
              <w:t>建筑摄影</w:t>
            </w:r>
          </w:p>
        </w:tc>
        <w:tc>
          <w:tcPr>
            <w:tcW w:w="572" w:type="dxa"/>
            <w:vAlign w:val="center"/>
          </w:tcPr>
          <w:p w14:paraId="77925BC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5D026E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CC7E96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00E3EC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4AD0B7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515AC2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281CC3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5124C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AF2752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111270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3116A1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3AB873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A5F63C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AD7C05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7A7534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381B66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7F2B20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E8D35A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3BE8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9FF33A6">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1423S05001</w:t>
            </w:r>
          </w:p>
        </w:tc>
        <w:tc>
          <w:tcPr>
            <w:tcW w:w="2735" w:type="dxa"/>
            <w:vAlign w:val="center"/>
          </w:tcPr>
          <w:p w14:paraId="6273A0EC">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建筑设计1</w:t>
            </w:r>
          </w:p>
        </w:tc>
        <w:tc>
          <w:tcPr>
            <w:tcW w:w="572" w:type="dxa"/>
            <w:vAlign w:val="center"/>
          </w:tcPr>
          <w:p w14:paraId="7459471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CCC441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9648F67">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711799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A5468D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491DF8C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6FEC8B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9776D9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15F278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872A0D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39F18D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CB500D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C1E841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54369E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731EAB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25C3A4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30B12C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7AC518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3017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2B9FCD9">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1423S05002</w:t>
            </w:r>
          </w:p>
        </w:tc>
        <w:tc>
          <w:tcPr>
            <w:tcW w:w="2735" w:type="dxa"/>
            <w:vAlign w:val="center"/>
          </w:tcPr>
          <w:p w14:paraId="24490A5C">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建筑设计2</w:t>
            </w:r>
          </w:p>
        </w:tc>
        <w:tc>
          <w:tcPr>
            <w:tcW w:w="572" w:type="dxa"/>
            <w:vAlign w:val="center"/>
          </w:tcPr>
          <w:p w14:paraId="463741C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C97129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1D0EF4C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154EF83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3F106A6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1768810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0C996C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2062C5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CD6F55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BD807B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B7F5E5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786DA4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E26B92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FC952E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17740D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52A133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519EB9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2E7D74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774C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3D35DEA">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1423S05003</w:t>
            </w:r>
          </w:p>
        </w:tc>
        <w:tc>
          <w:tcPr>
            <w:tcW w:w="2735" w:type="dxa"/>
            <w:vAlign w:val="center"/>
          </w:tcPr>
          <w:p w14:paraId="71B5103A">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建筑设计3</w:t>
            </w:r>
          </w:p>
        </w:tc>
        <w:tc>
          <w:tcPr>
            <w:tcW w:w="572" w:type="dxa"/>
            <w:vAlign w:val="center"/>
          </w:tcPr>
          <w:p w14:paraId="171D15A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ED22A3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F438DC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23638A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C1168C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0FA246C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6B5554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DFA165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59F8F8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46C44F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9B7B77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143B62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5CD08D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4ECF44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C93F3A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AB432E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18EDAC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A0EBC7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7C9A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jc w:val="center"/>
        </w:trPr>
        <w:tc>
          <w:tcPr>
            <w:tcW w:w="1128" w:type="dxa"/>
            <w:vAlign w:val="center"/>
          </w:tcPr>
          <w:p w14:paraId="647DCE5A">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1423S05004</w:t>
            </w:r>
          </w:p>
        </w:tc>
        <w:tc>
          <w:tcPr>
            <w:tcW w:w="2735" w:type="dxa"/>
            <w:vAlign w:val="center"/>
          </w:tcPr>
          <w:p w14:paraId="322AE710">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建筑设计4</w:t>
            </w:r>
          </w:p>
        </w:tc>
        <w:tc>
          <w:tcPr>
            <w:tcW w:w="572" w:type="dxa"/>
            <w:vAlign w:val="center"/>
          </w:tcPr>
          <w:p w14:paraId="4BF21C9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8FDC74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EC1DBB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1AC3B6A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44158B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5EE24F9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C4EF22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2C8651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D5F265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A57454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D5A67C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15B9F1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887EE1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48CE4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05DB0E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DEF9EA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E5F75E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654A1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C0B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1C6A107">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1423S05005</w:t>
            </w:r>
          </w:p>
        </w:tc>
        <w:tc>
          <w:tcPr>
            <w:tcW w:w="2735" w:type="dxa"/>
            <w:vAlign w:val="center"/>
          </w:tcPr>
          <w:p w14:paraId="573D6E5F">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建筑设计5</w:t>
            </w:r>
          </w:p>
        </w:tc>
        <w:tc>
          <w:tcPr>
            <w:tcW w:w="572" w:type="dxa"/>
            <w:vAlign w:val="center"/>
          </w:tcPr>
          <w:p w14:paraId="0A6EC23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81A208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35D319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E6E3B2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98083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69A37D2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4F1F2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52695F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A23DAD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792810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08239B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756D2A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3ABD9B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F07EE7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71AC03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7317B5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A97F8E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F4114A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0B1E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7AD7C2A">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1423S05006</w:t>
            </w:r>
          </w:p>
        </w:tc>
        <w:tc>
          <w:tcPr>
            <w:tcW w:w="2735" w:type="dxa"/>
            <w:vAlign w:val="center"/>
          </w:tcPr>
          <w:p w14:paraId="6672FAAB">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建筑设计6</w:t>
            </w:r>
          </w:p>
        </w:tc>
        <w:tc>
          <w:tcPr>
            <w:tcW w:w="572" w:type="dxa"/>
            <w:vAlign w:val="center"/>
          </w:tcPr>
          <w:p w14:paraId="056B4D2D">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B14E12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A20C58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C05268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EF7FDC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3FAA9C0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EFB49D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EB067F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FCD57A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E1CC7A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20FE24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BA442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72262C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443B2D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75DF08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15E193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3FFA47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2CB526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57F0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1F3C5E6">
            <w:pPr>
              <w:snapToGrid w:val="0"/>
              <w:jc w:val="center"/>
              <w:rPr>
                <w:rFonts w:hint="eastAsia"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1423S05007</w:t>
            </w:r>
          </w:p>
        </w:tc>
        <w:tc>
          <w:tcPr>
            <w:tcW w:w="2735" w:type="dxa"/>
            <w:vAlign w:val="center"/>
          </w:tcPr>
          <w:p w14:paraId="40F5FF7F">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建筑构造</w:t>
            </w:r>
            <w:r>
              <w:rPr>
                <w:rFonts w:ascii="宋体" w:hAnsi="宋体"/>
                <w:color w:val="000000" w:themeColor="text1"/>
                <w:sz w:val="18"/>
                <w:szCs w:val="18"/>
                <w:highlight w:val="none"/>
                <w14:textFill>
                  <w14:solidFill>
                    <w14:schemeClr w14:val="tx1"/>
                  </w14:solidFill>
                </w14:textFill>
              </w:rPr>
              <w:t>1</w:t>
            </w:r>
          </w:p>
        </w:tc>
        <w:tc>
          <w:tcPr>
            <w:tcW w:w="572" w:type="dxa"/>
            <w:vAlign w:val="center"/>
          </w:tcPr>
          <w:p w14:paraId="571A640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62AC2C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933C6C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5C01111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E235F4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0BDF3D3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DD51CB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D28DA9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B85638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588BC7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7F11C8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DB8580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1D1237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E0533C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99D355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9F332E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03D0AD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58EF79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237B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jc w:val="center"/>
        </w:trPr>
        <w:tc>
          <w:tcPr>
            <w:tcW w:w="1128" w:type="dxa"/>
            <w:vAlign w:val="center"/>
          </w:tcPr>
          <w:p w14:paraId="5FED25A9">
            <w:pPr>
              <w:jc w:val="center"/>
              <w:rPr>
                <w:rFonts w:hint="eastAsia" w:ascii="Times New Roman" w:hAnsi="Times New Roman" w:eastAsia="宋体" w:cs="Times New Roman"/>
                <w:kern w:val="2"/>
                <w:sz w:val="21"/>
                <w:szCs w:val="24"/>
                <w:highlight w:val="none"/>
                <w:lang w:val="en-US" w:eastAsia="zh-CN" w:bidi="ar-SA"/>
              </w:rPr>
            </w:pPr>
            <w:r>
              <w:rPr>
                <w:rFonts w:hint="eastAsia" w:asciiTheme="minorEastAsia" w:hAnsiTheme="minorEastAsia" w:eastAsiaTheme="minorEastAsia"/>
                <w:sz w:val="18"/>
                <w:szCs w:val="18"/>
                <w:highlight w:val="none"/>
              </w:rPr>
              <w:t>1423S05008</w:t>
            </w:r>
          </w:p>
        </w:tc>
        <w:tc>
          <w:tcPr>
            <w:tcW w:w="2735" w:type="dxa"/>
            <w:vAlign w:val="center"/>
          </w:tcPr>
          <w:p w14:paraId="04B90D81">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建筑物理</w:t>
            </w:r>
          </w:p>
        </w:tc>
        <w:tc>
          <w:tcPr>
            <w:tcW w:w="572" w:type="dxa"/>
            <w:vAlign w:val="center"/>
          </w:tcPr>
          <w:p w14:paraId="41F76A4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1160F52">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18E934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C43BBD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304B90D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4574B45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F3CF4C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107271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E3F524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307F33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67CA58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2BB6C8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9B8032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C65640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11BFA1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83533C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25EF8C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8C89FD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529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186CF50">
            <w:pPr>
              <w:snapToGrid w:val="0"/>
              <w:rPr>
                <w:rFonts w:hint="eastAsia" w:eastAsia="宋体" w:cs="Times New Roman" w:asciiTheme="minorEastAsia" w:hAnsi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1423S05009</w:t>
            </w:r>
          </w:p>
        </w:tc>
        <w:tc>
          <w:tcPr>
            <w:tcW w:w="2735" w:type="dxa"/>
            <w:vAlign w:val="center"/>
          </w:tcPr>
          <w:p w14:paraId="06E90022">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中国建筑史</w:t>
            </w:r>
          </w:p>
        </w:tc>
        <w:tc>
          <w:tcPr>
            <w:tcW w:w="572" w:type="dxa"/>
            <w:vAlign w:val="center"/>
          </w:tcPr>
          <w:p w14:paraId="3D6A753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CFF8CF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3246935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19ACB80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1A207EF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0948E48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3E5627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ED6179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C60CBE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987DAC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6C33664">
            <w:pPr>
              <w:adjustRightInd w:val="0"/>
              <w:snapToGrid w:val="0"/>
              <w:jc w:val="center"/>
              <w:rPr>
                <w:rFonts w:ascii="宋体" w:hAnsi="宋体" w:eastAsia="宋体" w:cs="AdobeSongStd-Light"/>
                <w:b/>
                <w:bCs/>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FEA940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70868D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26EB27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C3248C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D82E32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156F76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003F7F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1560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2C469793">
            <w:pPr>
              <w:snapToGrid w:val="0"/>
              <w:rPr>
                <w:rFonts w:hint="eastAsia" w:eastAsia="宋体" w:cs="Times New Roman" w:asciiTheme="minorEastAsia" w:hAnsi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1423S05010</w:t>
            </w:r>
          </w:p>
        </w:tc>
        <w:tc>
          <w:tcPr>
            <w:tcW w:w="2735" w:type="dxa"/>
            <w:vAlign w:val="center"/>
          </w:tcPr>
          <w:p w14:paraId="60179A7C">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外国建筑史</w:t>
            </w:r>
          </w:p>
        </w:tc>
        <w:tc>
          <w:tcPr>
            <w:tcW w:w="572" w:type="dxa"/>
            <w:vAlign w:val="center"/>
          </w:tcPr>
          <w:p w14:paraId="7A130E7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8C5F91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260EEC4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16F359C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3AB59A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41A5A82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64E572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8C1549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F1398D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75C26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00AEC3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43AB19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C8AEE8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5F86D5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459C41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32F199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3190E8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62B7F1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206F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2768BAA">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1</w:t>
            </w:r>
          </w:p>
        </w:tc>
        <w:tc>
          <w:tcPr>
            <w:tcW w:w="2735" w:type="dxa"/>
            <w:vAlign w:val="center"/>
          </w:tcPr>
          <w:p w14:paraId="1BC656AB">
            <w:pPr>
              <w:adjustRightInd w:val="0"/>
              <w:snapToGrid w:val="0"/>
              <w:jc w:val="left"/>
              <w:rPr>
                <w:rFonts w:hint="eastAsia"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hAnsi="宋体"/>
                <w:color w:val="000000" w:themeColor="text1"/>
                <w:sz w:val="18"/>
                <w:szCs w:val="18"/>
                <w:highlight w:val="none"/>
                <w14:textFill>
                  <w14:solidFill>
                    <w14:schemeClr w14:val="tx1"/>
                  </w14:solidFill>
                </w14:textFill>
              </w:rPr>
              <w:t>毕业设计</w:t>
            </w:r>
          </w:p>
        </w:tc>
        <w:tc>
          <w:tcPr>
            <w:tcW w:w="572" w:type="dxa"/>
            <w:vAlign w:val="center"/>
          </w:tcPr>
          <w:p w14:paraId="0A276D9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6EEEF10">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9CFED5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E79FC31">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312D60A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6D1D3E9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B576A8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A065797">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4C9882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EDAA57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6DAD10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5DE5E01">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561D5D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B408A32">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7BAFD3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52C63DD">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F45C8A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0721D1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5D7C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6045DC0">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2</w:t>
            </w:r>
          </w:p>
        </w:tc>
        <w:tc>
          <w:tcPr>
            <w:tcW w:w="2735" w:type="dxa"/>
            <w:vAlign w:val="center"/>
          </w:tcPr>
          <w:p w14:paraId="204A27FA">
            <w:pPr>
              <w:adjustRightInd w:val="0"/>
              <w:snapToGrid w:val="0"/>
              <w:jc w:val="left"/>
              <w:rPr>
                <w:rFonts w:hint="eastAsia" w:ascii="宋体" w:hAnsi="宋体" w:eastAsia="宋体" w:cs="Times New Roman"/>
                <w:kern w:val="2"/>
                <w:sz w:val="18"/>
                <w:szCs w:val="18"/>
                <w:highlight w:val="none"/>
                <w:lang w:val="en-US" w:eastAsia="zh-CN" w:bidi="ar-SA"/>
              </w:rPr>
            </w:pPr>
            <w:r>
              <w:rPr>
                <w:rFonts w:hint="eastAsia" w:ascii="宋体" w:hAnsi="宋体"/>
                <w:sz w:val="18"/>
                <w:szCs w:val="18"/>
                <w:highlight w:val="none"/>
              </w:rPr>
              <w:t>建筑学专业外语</w:t>
            </w:r>
          </w:p>
        </w:tc>
        <w:tc>
          <w:tcPr>
            <w:tcW w:w="572" w:type="dxa"/>
            <w:vAlign w:val="center"/>
          </w:tcPr>
          <w:p w14:paraId="692954A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F389C1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48A030F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B7A1E6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49C7ED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6E54DDD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10287D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0AD723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292256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52E87C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5A76F4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C9C84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BCF760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4EA542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6DC618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0879C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23C7A8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ABF0AF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6318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119BFD5">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3</w:t>
            </w:r>
          </w:p>
        </w:tc>
        <w:tc>
          <w:tcPr>
            <w:tcW w:w="2735" w:type="dxa"/>
            <w:vAlign w:val="center"/>
          </w:tcPr>
          <w:p w14:paraId="3D406853">
            <w:pPr>
              <w:adjustRightInd w:val="0"/>
              <w:snapToGrid w:val="0"/>
              <w:jc w:val="left"/>
              <w:rPr>
                <w:rFonts w:hint="eastAsia" w:ascii="宋体" w:hAnsi="宋体" w:eastAsia="宋体" w:cs="Times New Roman"/>
                <w:kern w:val="2"/>
                <w:sz w:val="18"/>
                <w:szCs w:val="18"/>
                <w:highlight w:val="none"/>
                <w:lang w:val="en-US" w:eastAsia="zh-CN" w:bidi="ar-SA"/>
              </w:rPr>
            </w:pPr>
            <w:r>
              <w:rPr>
                <w:rFonts w:hint="eastAsia" w:ascii="宋体" w:hAnsi="宋体"/>
                <w:sz w:val="18"/>
                <w:szCs w:val="18"/>
                <w:highlight w:val="none"/>
              </w:rPr>
              <w:t>建筑设备工程</w:t>
            </w:r>
          </w:p>
        </w:tc>
        <w:tc>
          <w:tcPr>
            <w:tcW w:w="572" w:type="dxa"/>
            <w:vAlign w:val="center"/>
          </w:tcPr>
          <w:p w14:paraId="415595CD">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293C86E">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E2EE38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DE7BE0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227F3A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6A9433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4474BE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CAC731B">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p>
        </w:tc>
        <w:tc>
          <w:tcPr>
            <w:tcW w:w="573" w:type="dxa"/>
            <w:vAlign w:val="center"/>
          </w:tcPr>
          <w:p w14:paraId="3B53A5D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61E3A3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6DB612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659C16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FFAD00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7F8070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02276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99CDE0F">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8D94C5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53A77A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4D6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16EAAC1">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4</w:t>
            </w:r>
          </w:p>
        </w:tc>
        <w:tc>
          <w:tcPr>
            <w:tcW w:w="2735" w:type="dxa"/>
            <w:vAlign w:val="center"/>
          </w:tcPr>
          <w:p w14:paraId="2F6A9DF4">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中国古建筑测绘实习</w:t>
            </w:r>
          </w:p>
        </w:tc>
        <w:tc>
          <w:tcPr>
            <w:tcW w:w="572" w:type="dxa"/>
            <w:vAlign w:val="center"/>
          </w:tcPr>
          <w:p w14:paraId="14531EA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1525640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F8ED39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7E0450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E4BC15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0403B22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246520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807742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62B58D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5CD874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B97557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7E489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E96E4D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9976E8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A94636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27F9CE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BCF8F4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A66CF0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4D1B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74AA9E0F">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5</w:t>
            </w:r>
          </w:p>
        </w:tc>
        <w:tc>
          <w:tcPr>
            <w:tcW w:w="2735" w:type="dxa"/>
            <w:vAlign w:val="center"/>
          </w:tcPr>
          <w:p w14:paraId="5CA36ECB">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近现代建筑思潮及作品</w:t>
            </w:r>
          </w:p>
        </w:tc>
        <w:tc>
          <w:tcPr>
            <w:tcW w:w="572" w:type="dxa"/>
            <w:vAlign w:val="center"/>
          </w:tcPr>
          <w:p w14:paraId="0AC41DE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172F291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8F5C2E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112F67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504E82F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34AB09D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935D30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2284B5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CC25D6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B1D491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1F89E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B35C3D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9C8E96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2ABF5A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12B95E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2F7F8A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674725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DD4AE0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3A8A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13F1E7C">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6</w:t>
            </w:r>
          </w:p>
        </w:tc>
        <w:tc>
          <w:tcPr>
            <w:tcW w:w="2735" w:type="dxa"/>
            <w:vAlign w:val="center"/>
          </w:tcPr>
          <w:p w14:paraId="408B67F0">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高层建筑设计原理</w:t>
            </w:r>
          </w:p>
        </w:tc>
        <w:tc>
          <w:tcPr>
            <w:tcW w:w="572" w:type="dxa"/>
            <w:vAlign w:val="center"/>
          </w:tcPr>
          <w:p w14:paraId="1B0F9E8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30A803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A0876D1">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DA2444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2319752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1961BB4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4E04A4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B8E661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7E5549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56302C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C83285F">
            <w:pPr>
              <w:adjustRightInd w:val="0"/>
              <w:snapToGrid w:val="0"/>
              <w:jc w:val="center"/>
              <w:rPr>
                <w:rFonts w:ascii="宋体" w:hAnsi="宋体" w:eastAsia="宋体" w:cs="AdobeSongStd-Light"/>
                <w:b/>
                <w:bCs/>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322CA9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AC0E0E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4895C4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8986FC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A1DD19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06FE0C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B249C5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6E9E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87C738F">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7</w:t>
            </w:r>
          </w:p>
        </w:tc>
        <w:tc>
          <w:tcPr>
            <w:tcW w:w="2735" w:type="dxa"/>
            <w:vAlign w:val="center"/>
          </w:tcPr>
          <w:p w14:paraId="67A7F3C3">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建筑构造</w:t>
            </w:r>
            <w:r>
              <w:rPr>
                <w:rFonts w:ascii="宋体" w:hAnsi="宋体"/>
                <w:sz w:val="18"/>
                <w:szCs w:val="18"/>
                <w:highlight w:val="none"/>
              </w:rPr>
              <w:t>2</w:t>
            </w:r>
          </w:p>
        </w:tc>
        <w:tc>
          <w:tcPr>
            <w:tcW w:w="572" w:type="dxa"/>
            <w:vAlign w:val="center"/>
          </w:tcPr>
          <w:p w14:paraId="060F7F8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0BF54E7">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AD000F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F81426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B54C39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0404468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BA00AE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FECBDA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D3EA80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29C5FC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D74AE2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1544B4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79441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945860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688EF2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29A20F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E848EC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1B2A72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6A83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3B214B3">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1423S0501</w:t>
            </w:r>
            <w:r>
              <w:rPr>
                <w:rFonts w:hint="eastAsia" w:asciiTheme="minorEastAsia" w:hAnsiTheme="minorEastAsia" w:eastAsiaTheme="minorEastAsia"/>
                <w:sz w:val="18"/>
                <w:szCs w:val="18"/>
                <w:highlight w:val="none"/>
                <w:lang w:val="en-US" w:eastAsia="zh-CN"/>
              </w:rPr>
              <w:t>8</w:t>
            </w:r>
          </w:p>
        </w:tc>
        <w:tc>
          <w:tcPr>
            <w:tcW w:w="2735" w:type="dxa"/>
            <w:vAlign w:val="center"/>
          </w:tcPr>
          <w:p w14:paraId="1C03A2A3">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建筑认识实习</w:t>
            </w:r>
            <w:r>
              <w:rPr>
                <w:rFonts w:ascii="宋体" w:hAnsi="宋体"/>
                <w:sz w:val="18"/>
                <w:szCs w:val="18"/>
                <w:highlight w:val="none"/>
              </w:rPr>
              <w:t>2</w:t>
            </w:r>
          </w:p>
        </w:tc>
        <w:tc>
          <w:tcPr>
            <w:tcW w:w="572" w:type="dxa"/>
            <w:vAlign w:val="center"/>
          </w:tcPr>
          <w:p w14:paraId="1857D0B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9A8541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C97D90D">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4675F1F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EB920F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59F81DD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8E247C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1058B0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757B10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504812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0E9EE1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9B7A01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B246E3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EBD841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7BD228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138D3E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E560B1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1D54F3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2760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40598465">
            <w:pPr>
              <w:jc w:val="center"/>
              <w:rPr>
                <w:rFonts w:hint="default"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w:t>
            </w:r>
            <w:r>
              <w:rPr>
                <w:rFonts w:hint="eastAsia" w:asciiTheme="minorEastAsia" w:hAnsiTheme="minorEastAsia" w:eastAsiaTheme="minorEastAsia"/>
                <w:sz w:val="18"/>
                <w:szCs w:val="18"/>
                <w:highlight w:val="none"/>
                <w:lang w:val="en-US" w:eastAsia="zh-CN"/>
              </w:rPr>
              <w:t>19</w:t>
            </w:r>
          </w:p>
        </w:tc>
        <w:tc>
          <w:tcPr>
            <w:tcW w:w="2735" w:type="dxa"/>
            <w:vAlign w:val="center"/>
          </w:tcPr>
          <w:p w14:paraId="02372123">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场地设计</w:t>
            </w:r>
          </w:p>
        </w:tc>
        <w:tc>
          <w:tcPr>
            <w:tcW w:w="572" w:type="dxa"/>
            <w:vAlign w:val="center"/>
          </w:tcPr>
          <w:p w14:paraId="4300D57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B6E1DE8">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62F247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A58107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2120F0B2">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7C561897">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A34D92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133E4A2">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5A7C3C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4F84CE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EBB8371">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D6CF39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F19711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929B20D">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5ECA1A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0AB2541">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9403FB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877C90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2A9D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93DBADC">
            <w:pPr>
              <w:snapToGrid w:val="0"/>
              <w:rPr>
                <w:rFonts w:hint="eastAsia"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1423S0502</w:t>
            </w:r>
            <w:r>
              <w:rPr>
                <w:rFonts w:hint="eastAsia" w:asciiTheme="minorEastAsia" w:hAnsiTheme="minorEastAsia" w:eastAsiaTheme="minorEastAsia"/>
                <w:sz w:val="18"/>
                <w:szCs w:val="18"/>
                <w:highlight w:val="none"/>
                <w:lang w:val="en-US" w:eastAsia="zh-CN"/>
              </w:rPr>
              <w:t>0</w:t>
            </w:r>
          </w:p>
        </w:tc>
        <w:tc>
          <w:tcPr>
            <w:tcW w:w="2735" w:type="dxa"/>
            <w:vAlign w:val="center"/>
          </w:tcPr>
          <w:p w14:paraId="3D888530">
            <w:pPr>
              <w:adjustRightInd w:val="0"/>
              <w:snapToGrid w:val="0"/>
              <w:rPr>
                <w:rFonts w:eastAsia="宋体" w:cs="Times New Roman" w:asciiTheme="minorEastAsia" w:hAnsiTheme="minorEastAsia"/>
                <w:kern w:val="2"/>
                <w:sz w:val="18"/>
                <w:szCs w:val="18"/>
                <w:highlight w:val="none"/>
                <w:lang w:val="en-US" w:eastAsia="zh-CN" w:bidi="ar-SA"/>
              </w:rPr>
            </w:pPr>
            <w:r>
              <w:rPr>
                <w:rFonts w:hint="eastAsia" w:asciiTheme="minorEastAsia" w:hAnsiTheme="minorEastAsia"/>
                <w:sz w:val="18"/>
                <w:szCs w:val="18"/>
                <w:highlight w:val="none"/>
              </w:rPr>
              <w:t>建筑结构及选型</w:t>
            </w:r>
          </w:p>
        </w:tc>
        <w:tc>
          <w:tcPr>
            <w:tcW w:w="572" w:type="dxa"/>
            <w:vAlign w:val="center"/>
          </w:tcPr>
          <w:p w14:paraId="2225A72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B84BA39">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2CB9F1A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BD6B27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0BDE408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3720B26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6F45BD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A0A80A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DC5DB9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550B73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A28760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675559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58FBAE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5232DB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8DF4C0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10F9F3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C37AEE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1FD4DF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5C91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E19163D">
            <w:pPr>
              <w:snapToGrid w:val="0"/>
              <w:rPr>
                <w:rFonts w:hint="eastAsia"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1423S0502</w:t>
            </w:r>
            <w:r>
              <w:rPr>
                <w:rFonts w:hint="eastAsia" w:asciiTheme="minorEastAsia" w:hAnsiTheme="minorEastAsia" w:eastAsiaTheme="minorEastAsia"/>
                <w:sz w:val="18"/>
                <w:szCs w:val="18"/>
                <w:highlight w:val="none"/>
                <w:lang w:val="en-US" w:eastAsia="zh-CN"/>
              </w:rPr>
              <w:t>1</w:t>
            </w:r>
          </w:p>
        </w:tc>
        <w:tc>
          <w:tcPr>
            <w:tcW w:w="2735" w:type="dxa"/>
            <w:vAlign w:val="center"/>
          </w:tcPr>
          <w:p w14:paraId="6E1F5268">
            <w:pPr>
              <w:adjustRightInd w:val="0"/>
              <w:snapToGrid w:val="0"/>
              <w:rPr>
                <w:rFonts w:eastAsia="宋体" w:cs="Times New Roman" w:asciiTheme="minorEastAsia" w:hAnsiTheme="minorEastAsia"/>
                <w:kern w:val="2"/>
                <w:sz w:val="18"/>
                <w:szCs w:val="18"/>
                <w:highlight w:val="none"/>
                <w:lang w:val="en-US" w:eastAsia="zh-CN" w:bidi="ar-SA"/>
              </w:rPr>
            </w:pPr>
            <w:r>
              <w:rPr>
                <w:rFonts w:hint="eastAsia" w:asciiTheme="minorEastAsia" w:hAnsiTheme="minorEastAsia"/>
                <w:sz w:val="18"/>
                <w:szCs w:val="18"/>
                <w:highlight w:val="none"/>
              </w:rPr>
              <w:t>城乡规划原理</w:t>
            </w:r>
          </w:p>
        </w:tc>
        <w:tc>
          <w:tcPr>
            <w:tcW w:w="572" w:type="dxa"/>
            <w:vAlign w:val="center"/>
          </w:tcPr>
          <w:p w14:paraId="5EFE4AD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C7C6764">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DB6318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EF9FD2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518AD82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623ED7D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6CA637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3ED3B9E">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p>
        </w:tc>
        <w:tc>
          <w:tcPr>
            <w:tcW w:w="573" w:type="dxa"/>
            <w:vAlign w:val="center"/>
          </w:tcPr>
          <w:p w14:paraId="0532B35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2E4B97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EBC89F8">
            <w:pPr>
              <w:adjustRightInd w:val="0"/>
              <w:snapToGrid w:val="0"/>
              <w:jc w:val="center"/>
              <w:rPr>
                <w:rFonts w:ascii="宋体" w:hAnsi="宋体" w:eastAsia="宋体" w:cs="AdobeSongStd-Light"/>
                <w:b/>
                <w:bCs/>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5DA797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955AAC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8EE96C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642EA1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094912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DC5AF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B74A94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12F0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2F05FBF1">
            <w:pPr>
              <w:jc w:val="center"/>
              <w:rPr>
                <w:rFonts w:hint="eastAsia"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1423S0502</w:t>
            </w:r>
            <w:r>
              <w:rPr>
                <w:rFonts w:hint="eastAsia" w:asciiTheme="minorEastAsia" w:hAnsiTheme="minorEastAsia" w:eastAsiaTheme="minorEastAsia"/>
                <w:sz w:val="18"/>
                <w:szCs w:val="18"/>
                <w:highlight w:val="none"/>
                <w:lang w:val="en-US" w:eastAsia="zh-CN"/>
              </w:rPr>
              <w:t>2</w:t>
            </w:r>
          </w:p>
        </w:tc>
        <w:tc>
          <w:tcPr>
            <w:tcW w:w="2735" w:type="dxa"/>
            <w:vAlign w:val="center"/>
          </w:tcPr>
          <w:p w14:paraId="57DD4409">
            <w:pPr>
              <w:snapToGrid w:val="0"/>
              <w:jc w:val="left"/>
              <w:rPr>
                <w:rFonts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太行住居文化与乡土建筑</w:t>
            </w:r>
          </w:p>
        </w:tc>
        <w:tc>
          <w:tcPr>
            <w:tcW w:w="572" w:type="dxa"/>
            <w:vAlign w:val="center"/>
          </w:tcPr>
          <w:p w14:paraId="13ADA11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A423B51">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79651FF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621FF5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254783D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4062976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AA0C8F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BC85A2B">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p>
        </w:tc>
        <w:tc>
          <w:tcPr>
            <w:tcW w:w="573" w:type="dxa"/>
            <w:vAlign w:val="center"/>
          </w:tcPr>
          <w:p w14:paraId="6F146A5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4B3E00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B7FF6C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8DC60A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AB6A66D">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E82458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9712B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0FC6D3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D50FFE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5FAF9F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7A5E9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AC2D904">
            <w:pPr>
              <w:jc w:val="center"/>
              <w:rPr>
                <w:rFonts w:hint="default"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w:t>
            </w:r>
            <w:r>
              <w:rPr>
                <w:rFonts w:hint="eastAsia" w:asciiTheme="minorEastAsia" w:hAnsiTheme="minorEastAsia" w:eastAsiaTheme="minorEastAsia"/>
                <w:sz w:val="18"/>
                <w:szCs w:val="18"/>
                <w:highlight w:val="none"/>
                <w:lang w:val="en-US" w:eastAsia="zh-CN"/>
              </w:rPr>
              <w:t>23</w:t>
            </w:r>
          </w:p>
        </w:tc>
        <w:tc>
          <w:tcPr>
            <w:tcW w:w="2735" w:type="dxa"/>
            <w:vAlign w:val="center"/>
          </w:tcPr>
          <w:p w14:paraId="50B671E7">
            <w:pPr>
              <w:adjustRightInd w:val="0"/>
              <w:snapToGrid w:val="0"/>
              <w:jc w:val="left"/>
              <w:rPr>
                <w:rFonts w:hint="eastAsia" w:ascii="宋体" w:hAnsi="宋体" w:eastAsia="宋体" w:cs="Times New Roman"/>
                <w:kern w:val="2"/>
                <w:sz w:val="18"/>
                <w:szCs w:val="18"/>
                <w:highlight w:val="none"/>
                <w:lang w:val="en-US" w:eastAsia="zh-CN" w:bidi="ar-SA"/>
              </w:rPr>
            </w:pPr>
            <w:r>
              <w:rPr>
                <w:rFonts w:hint="eastAsia" w:ascii="宋体" w:hAnsi="宋体"/>
                <w:sz w:val="18"/>
                <w:szCs w:val="18"/>
                <w:highlight w:val="none"/>
              </w:rPr>
              <w:t>生产实习</w:t>
            </w:r>
          </w:p>
        </w:tc>
        <w:tc>
          <w:tcPr>
            <w:tcW w:w="572" w:type="dxa"/>
            <w:vAlign w:val="center"/>
          </w:tcPr>
          <w:p w14:paraId="0CB6E08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48DF332">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07D2F6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CF7795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415D897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339D22E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517CFE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AF2AE0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879931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C351E2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5673E3D">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EFAE26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A6FB91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CCD4F8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9BC005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3D51DFB">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30315E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9D6AC4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8D04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C411707">
            <w:pPr>
              <w:adjustRightInd w:val="0"/>
              <w:snapToGrid w:val="0"/>
              <w:jc w:val="left"/>
              <w:rPr>
                <w:rFonts w:ascii="宋体" w:hAnsi="宋体" w:eastAsia="宋体" w:cs="Times New Roman"/>
                <w:kern w:val="2"/>
                <w:sz w:val="18"/>
                <w:szCs w:val="18"/>
                <w:highlight w:val="none"/>
                <w:lang w:val="en-US" w:eastAsia="zh-CN" w:bidi="ar-SA"/>
              </w:rPr>
            </w:pPr>
            <w:r>
              <w:rPr>
                <w:rFonts w:hint="eastAsia" w:asciiTheme="minorEastAsia" w:hAnsiTheme="minorEastAsia" w:eastAsiaTheme="minorEastAsia"/>
                <w:sz w:val="18"/>
                <w:szCs w:val="18"/>
                <w:highlight w:val="none"/>
              </w:rPr>
              <w:t>1423S05024</w:t>
            </w:r>
          </w:p>
        </w:tc>
        <w:tc>
          <w:tcPr>
            <w:tcW w:w="2735" w:type="dxa"/>
            <w:vAlign w:val="center"/>
          </w:tcPr>
          <w:p w14:paraId="5DCF0D0E">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建筑施工</w:t>
            </w:r>
          </w:p>
        </w:tc>
        <w:tc>
          <w:tcPr>
            <w:tcW w:w="572" w:type="dxa"/>
            <w:vAlign w:val="center"/>
          </w:tcPr>
          <w:p w14:paraId="68F15F21">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9F278A0">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173CF8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28C7F81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3342099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5559EA5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78613E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63F512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D82B83F">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3B59303">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999F164">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A2731FA">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5A14197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6714F4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047E17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3F8154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2402D2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08289F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0632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10A2222C">
            <w:pPr>
              <w:adjustRightInd w:val="0"/>
              <w:snapToGrid w:val="0"/>
              <w:jc w:val="left"/>
              <w:rPr>
                <w:rFonts w:ascii="宋体" w:hAnsi="宋体" w:eastAsia="宋体" w:cs="Times New Roman"/>
                <w:kern w:val="2"/>
                <w:sz w:val="18"/>
                <w:szCs w:val="18"/>
                <w:highlight w:val="none"/>
                <w:lang w:val="en-US" w:eastAsia="zh-CN" w:bidi="ar-SA"/>
              </w:rPr>
            </w:pPr>
            <w:r>
              <w:rPr>
                <w:rFonts w:hint="eastAsia" w:asciiTheme="minorEastAsia" w:hAnsiTheme="minorEastAsia" w:eastAsiaTheme="minorEastAsia"/>
                <w:sz w:val="18"/>
                <w:szCs w:val="18"/>
                <w:highlight w:val="none"/>
              </w:rPr>
              <w:t>1423S05025</w:t>
            </w:r>
          </w:p>
        </w:tc>
        <w:tc>
          <w:tcPr>
            <w:tcW w:w="2735" w:type="dxa"/>
            <w:vAlign w:val="center"/>
          </w:tcPr>
          <w:p w14:paraId="0701D052">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住区规划与住宅建筑设计</w:t>
            </w:r>
          </w:p>
        </w:tc>
        <w:tc>
          <w:tcPr>
            <w:tcW w:w="572" w:type="dxa"/>
            <w:vAlign w:val="center"/>
          </w:tcPr>
          <w:p w14:paraId="7317D0B6">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41DE79E0">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4246DE87">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63C1EE4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59F69368">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589C58C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15596E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2FE915B">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50D50A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7366E32">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244040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4D2210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160B674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0651CEF">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DF0CEA6">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57692F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D5E454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5C86861">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265B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03A4C62">
            <w:pPr>
              <w:jc w:val="center"/>
              <w:rPr>
                <w:rFonts w:ascii="Times New Roman" w:hAnsi="Times New Roman" w:eastAsia="宋体" w:cs="Times New Roman"/>
                <w:kern w:val="2"/>
                <w:sz w:val="21"/>
                <w:szCs w:val="24"/>
                <w:highlight w:val="none"/>
                <w:lang w:val="en-US" w:eastAsia="zh-CN" w:bidi="ar-SA"/>
              </w:rPr>
            </w:pPr>
            <w:r>
              <w:rPr>
                <w:rFonts w:hint="eastAsia" w:asciiTheme="minorEastAsia" w:hAnsiTheme="minorEastAsia" w:eastAsiaTheme="minorEastAsia"/>
                <w:sz w:val="18"/>
                <w:szCs w:val="18"/>
                <w:highlight w:val="none"/>
              </w:rPr>
              <w:t>1423S05026</w:t>
            </w:r>
          </w:p>
        </w:tc>
        <w:tc>
          <w:tcPr>
            <w:tcW w:w="2735" w:type="dxa"/>
            <w:vAlign w:val="center"/>
          </w:tcPr>
          <w:p w14:paraId="503358F8">
            <w:pPr>
              <w:adjustRightInd w:val="0"/>
              <w:snapToGrid w:val="0"/>
              <w:jc w:val="left"/>
              <w:rPr>
                <w:rFonts w:ascii="宋体" w:hAnsi="宋体" w:eastAsia="宋体" w:cs="Times New Roman"/>
                <w:kern w:val="2"/>
                <w:sz w:val="18"/>
                <w:szCs w:val="18"/>
                <w:highlight w:val="none"/>
                <w:lang w:val="en-US" w:eastAsia="zh-CN" w:bidi="ar-SA"/>
              </w:rPr>
            </w:pPr>
            <w:r>
              <w:rPr>
                <w:rFonts w:hint="eastAsia" w:ascii="宋体" w:hAnsi="宋体"/>
                <w:sz w:val="18"/>
                <w:szCs w:val="18"/>
                <w:highlight w:val="none"/>
              </w:rPr>
              <w:t>建筑工程专题</w:t>
            </w:r>
          </w:p>
        </w:tc>
        <w:tc>
          <w:tcPr>
            <w:tcW w:w="572" w:type="dxa"/>
            <w:vAlign w:val="center"/>
          </w:tcPr>
          <w:p w14:paraId="3029672E">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53CC4C61">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0E40C2B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ADA5A44">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2" w:type="dxa"/>
            <w:vAlign w:val="center"/>
          </w:tcPr>
          <w:p w14:paraId="7870339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6" w:type="dxa"/>
            <w:vAlign w:val="center"/>
          </w:tcPr>
          <w:p w14:paraId="6FA76A05">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AF69D32">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498A45A">
            <w:pPr>
              <w:adjustRightInd w:val="0"/>
              <w:snapToGrid w:val="0"/>
              <w:jc w:val="center"/>
              <w:rPr>
                <w:rFonts w:ascii="宋体" w:hAnsi="宋体" w:eastAsia="宋体" w:cs="Times New Roman"/>
                <w:color w:val="000000" w:themeColor="text1"/>
                <w:kern w:val="2"/>
                <w:sz w:val="18"/>
                <w:szCs w:val="18"/>
                <w:highlight w:val="none"/>
                <w:lang w:val="en-US" w:eastAsia="zh-CN" w:bidi="ar-SA"/>
                <w14:textFill>
                  <w14:solidFill>
                    <w14:schemeClr w14:val="tx1"/>
                  </w14:solidFill>
                </w14:textFill>
              </w:rPr>
            </w:pPr>
          </w:p>
        </w:tc>
        <w:tc>
          <w:tcPr>
            <w:tcW w:w="573" w:type="dxa"/>
            <w:vAlign w:val="center"/>
          </w:tcPr>
          <w:p w14:paraId="0C25DF9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6FCF657">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0DBB03A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485EB1C">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77F9152A">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040D3F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648E4BF3">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260AC18E">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3CB61AF0">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c>
          <w:tcPr>
            <w:tcW w:w="573" w:type="dxa"/>
            <w:vAlign w:val="center"/>
          </w:tcPr>
          <w:p w14:paraId="43010B59">
            <w:pPr>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p>
        </w:tc>
      </w:tr>
      <w:tr w14:paraId="546E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2E8B1C77">
            <w:pPr>
              <w:jc w:val="center"/>
              <w:rPr>
                <w:rFonts w:ascii="Times New Roman" w:hAnsi="Times New Roman" w:cs="Times New Roman" w:eastAsiaTheme="minorEastAsia"/>
                <w:kern w:val="2"/>
                <w:sz w:val="21"/>
                <w:szCs w:val="24"/>
                <w:highlight w:val="none"/>
                <w:lang w:val="en-US" w:eastAsia="zh-CN" w:bidi="ar-SA"/>
              </w:rPr>
            </w:pPr>
            <w:r>
              <w:rPr>
                <w:rFonts w:hint="eastAsia" w:asciiTheme="minorEastAsia" w:hAnsiTheme="minorEastAsia" w:eastAsiaTheme="minorEastAsia"/>
                <w:sz w:val="18"/>
                <w:szCs w:val="18"/>
                <w:highlight w:val="none"/>
              </w:rPr>
              <w:t>1423S05027</w:t>
            </w:r>
          </w:p>
        </w:tc>
        <w:tc>
          <w:tcPr>
            <w:tcW w:w="2735" w:type="dxa"/>
            <w:vAlign w:val="center"/>
          </w:tcPr>
          <w:p w14:paraId="2070762B">
            <w:pPr>
              <w:adjustRightInd w:val="0"/>
              <w:snapToGrid w:val="0"/>
              <w:jc w:val="left"/>
              <w:rPr>
                <w:rFonts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建筑师业务实践</w:t>
            </w:r>
          </w:p>
        </w:tc>
        <w:tc>
          <w:tcPr>
            <w:tcW w:w="572" w:type="dxa"/>
            <w:vAlign w:val="center"/>
          </w:tcPr>
          <w:p w14:paraId="56A4BC4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50D13D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9E5C82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07F65EC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3A7B325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41F2206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AA04EFC">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A67A8F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87ECC3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F04667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CAFDB7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11379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59F2AE5">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A65BFFC">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632B918">
            <w:pPr>
              <w:autoSpaceDE w:val="0"/>
              <w:autoSpaceDN w:val="0"/>
              <w:adjustRightInd w:val="0"/>
              <w:snapToGrid w:val="0"/>
              <w:jc w:val="center"/>
              <w:rPr>
                <w:rFonts w:ascii="宋体" w:hAnsi="宋体" w:eastAsia="宋体" w:cs="AdobeSongStd-Light"/>
                <w:color w:val="000000" w:themeColor="text1"/>
                <w:kern w:val="0"/>
                <w:sz w:val="18"/>
                <w:szCs w:val="18"/>
                <w:highlight w:val="none"/>
                <w:lang w:val="en-US" w:eastAsia="zh-CN" w:bidi="ar-SA"/>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DA1675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C12F8B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D18045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13DF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00BEF92B">
            <w:pPr>
              <w:jc w:val="center"/>
              <w:rPr>
                <w:rFonts w:ascii="Times New Roman" w:hAnsi="Times New Roman" w:eastAsia="宋体" w:cs="Times New Roman"/>
                <w:kern w:val="2"/>
                <w:sz w:val="21"/>
                <w:szCs w:val="24"/>
                <w:highlight w:val="none"/>
                <w:lang w:val="en-US" w:eastAsia="zh-CN" w:bidi="ar-SA"/>
              </w:rPr>
            </w:pPr>
            <w:r>
              <w:rPr>
                <w:rFonts w:hint="eastAsia" w:asciiTheme="minorEastAsia" w:hAnsiTheme="minorEastAsia" w:eastAsiaTheme="minorEastAsia"/>
                <w:sz w:val="18"/>
                <w:szCs w:val="18"/>
                <w:highlight w:val="none"/>
              </w:rPr>
              <w:t>1423S05028</w:t>
            </w:r>
          </w:p>
        </w:tc>
        <w:tc>
          <w:tcPr>
            <w:tcW w:w="2735" w:type="dxa"/>
            <w:vAlign w:val="center"/>
          </w:tcPr>
          <w:p w14:paraId="3706B5A7">
            <w:pPr>
              <w:snapToGrid w:val="0"/>
              <w:jc w:val="left"/>
              <w:rPr>
                <w:rFonts w:cs="Times New Roman" w:asciiTheme="minorEastAsia" w:hAnsiTheme="minorEastAsia" w:eastAsiaTheme="minorEastAsia"/>
                <w:kern w:val="2"/>
                <w:sz w:val="18"/>
                <w:szCs w:val="18"/>
                <w:highlight w:val="none"/>
                <w:lang w:val="en-US" w:eastAsia="zh-CN" w:bidi="ar-SA"/>
              </w:rPr>
            </w:pPr>
            <w:r>
              <w:rPr>
                <w:rFonts w:asciiTheme="minorEastAsia" w:hAnsiTheme="minorEastAsia" w:eastAsiaTheme="minorEastAsia"/>
                <w:sz w:val="18"/>
                <w:szCs w:val="18"/>
                <w:highlight w:val="none"/>
              </w:rPr>
              <w:t>绿色建筑</w:t>
            </w:r>
            <w:r>
              <w:rPr>
                <w:rFonts w:hint="eastAsia" w:asciiTheme="minorEastAsia" w:hAnsiTheme="minorEastAsia" w:eastAsiaTheme="minorEastAsia"/>
                <w:sz w:val="18"/>
                <w:szCs w:val="18"/>
                <w:highlight w:val="none"/>
              </w:rPr>
              <w:t>概论</w:t>
            </w:r>
          </w:p>
        </w:tc>
        <w:tc>
          <w:tcPr>
            <w:tcW w:w="572" w:type="dxa"/>
            <w:vAlign w:val="center"/>
          </w:tcPr>
          <w:p w14:paraId="61BF57F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2F18B9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30C9B3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4713458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874827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0787DCA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AE02D5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321CCED">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F2F107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147E29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B36C1C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659F5A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E0575E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2A0817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234F83B">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12E5AC5">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388E62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677FBD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2E2F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6036BFCC">
            <w:pPr>
              <w:jc w:val="center"/>
              <w:rPr>
                <w:rFonts w:ascii="Times New Roman" w:hAnsi="Times New Roman" w:eastAsia="宋体" w:cs="Times New Roman"/>
                <w:kern w:val="2"/>
                <w:sz w:val="21"/>
                <w:szCs w:val="24"/>
                <w:highlight w:val="none"/>
                <w:lang w:val="en-US" w:eastAsia="zh-CN" w:bidi="ar-SA"/>
              </w:rPr>
            </w:pPr>
            <w:r>
              <w:rPr>
                <w:rFonts w:hint="eastAsia" w:asciiTheme="minorEastAsia" w:hAnsiTheme="minorEastAsia" w:eastAsiaTheme="minorEastAsia"/>
                <w:sz w:val="18"/>
                <w:szCs w:val="18"/>
                <w:highlight w:val="none"/>
              </w:rPr>
              <w:t>1423S05029</w:t>
            </w:r>
          </w:p>
        </w:tc>
        <w:tc>
          <w:tcPr>
            <w:tcW w:w="2735" w:type="dxa"/>
            <w:vAlign w:val="center"/>
          </w:tcPr>
          <w:p w14:paraId="789E2EA8">
            <w:pPr>
              <w:snapToGrid w:val="0"/>
              <w:jc w:val="left"/>
              <w:rPr>
                <w:rFonts w:cs="Times New Roman" w:asciiTheme="minorEastAsia" w:hAnsiTheme="minorEastAsia" w:eastAsiaTheme="minorEastAsia"/>
                <w:kern w:val="2"/>
                <w:sz w:val="18"/>
                <w:szCs w:val="18"/>
                <w:highlight w:val="none"/>
                <w:lang w:val="en-US" w:eastAsia="zh-CN" w:bidi="ar-SA"/>
              </w:rPr>
            </w:pPr>
            <w:r>
              <w:rPr>
                <w:rFonts w:asciiTheme="minorEastAsia" w:hAnsiTheme="minorEastAsia" w:eastAsiaTheme="minorEastAsia"/>
                <w:sz w:val="18"/>
                <w:szCs w:val="18"/>
                <w:highlight w:val="none"/>
              </w:rPr>
              <w:t>装配式建筑</w:t>
            </w:r>
          </w:p>
        </w:tc>
        <w:tc>
          <w:tcPr>
            <w:tcW w:w="572" w:type="dxa"/>
            <w:vAlign w:val="center"/>
          </w:tcPr>
          <w:p w14:paraId="3532661A">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632DDD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5129EF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FA663B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1D27FFA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7FA6ED4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6122D2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14E76A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BFE4AE3">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00DC5D2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4E180D9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D9986C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229F8C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C70675E">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21313F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A78456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3FE63B3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4C3DCB9">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3588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3D99C530">
            <w:pPr>
              <w:rPr>
                <w:rFonts w:cs="Times New Roman" w:asciiTheme="minorEastAsia" w:hAnsiTheme="minorEastAsia" w:eastAsiaTheme="minorEastAsia"/>
                <w:strike/>
                <w:color w:val="E46C0A" w:themeColor="accent6" w:themeShade="BF"/>
                <w:kern w:val="2"/>
                <w:sz w:val="18"/>
                <w:szCs w:val="18"/>
                <w:highlight w:val="none"/>
                <w:lang w:val="en-US" w:eastAsia="zh-CN" w:bidi="ar-SA"/>
              </w:rPr>
            </w:pPr>
            <w:r>
              <w:rPr>
                <w:rFonts w:hint="eastAsia" w:asciiTheme="minorEastAsia" w:hAnsiTheme="minorEastAsia" w:eastAsiaTheme="minorEastAsia"/>
                <w:sz w:val="18"/>
                <w:szCs w:val="18"/>
                <w:highlight w:val="none"/>
              </w:rPr>
              <w:t>1423S05030</w:t>
            </w:r>
          </w:p>
        </w:tc>
        <w:tc>
          <w:tcPr>
            <w:tcW w:w="2735" w:type="dxa"/>
            <w:vAlign w:val="center"/>
          </w:tcPr>
          <w:p w14:paraId="029A96C9">
            <w:pPr>
              <w:snapToGrid w:val="0"/>
              <w:jc w:val="left"/>
              <w:rPr>
                <w:rFonts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建筑遗产保护概论</w:t>
            </w:r>
          </w:p>
        </w:tc>
        <w:tc>
          <w:tcPr>
            <w:tcW w:w="572" w:type="dxa"/>
            <w:vAlign w:val="center"/>
          </w:tcPr>
          <w:p w14:paraId="0D8A8B12">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186B2AF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6C78CDE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2" w:type="dxa"/>
            <w:vAlign w:val="center"/>
          </w:tcPr>
          <w:p w14:paraId="3E78B2F4">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1AA74E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5EDB7CFD">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467DAF5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C4D59D7">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9EE16EF">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20BC3E8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35E3C67">
            <w:pPr>
              <w:adjustRightInd w:val="0"/>
              <w:snapToGrid w:val="0"/>
              <w:jc w:val="center"/>
              <w:rPr>
                <w:rFonts w:ascii="宋体" w:hAnsi="宋体" w:cs="AdobeSongStd-Light"/>
                <w:b/>
                <w:bCs/>
                <w:color w:val="000000" w:themeColor="text1"/>
                <w:kern w:val="0"/>
                <w:sz w:val="18"/>
                <w:szCs w:val="18"/>
                <w:highlight w:val="none"/>
                <w14:textFill>
                  <w14:solidFill>
                    <w14:schemeClr w14:val="tx1"/>
                  </w14:solidFill>
                </w14:textFill>
              </w:rPr>
            </w:pPr>
          </w:p>
        </w:tc>
        <w:tc>
          <w:tcPr>
            <w:tcW w:w="573" w:type="dxa"/>
            <w:vAlign w:val="center"/>
          </w:tcPr>
          <w:p w14:paraId="06D0A1A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E7F26D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5C1A50F0">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163AC41">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749B2CDB">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11B03D4A">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C205D28">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r w14:paraId="4F48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128" w:type="dxa"/>
            <w:vAlign w:val="center"/>
          </w:tcPr>
          <w:p w14:paraId="56CDD168">
            <w:pPr>
              <w:rPr>
                <w:rFonts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1423S05031</w:t>
            </w:r>
          </w:p>
        </w:tc>
        <w:tc>
          <w:tcPr>
            <w:tcW w:w="2735" w:type="dxa"/>
            <w:vAlign w:val="center"/>
          </w:tcPr>
          <w:p w14:paraId="5E1327B3">
            <w:pPr>
              <w:snapToGrid w:val="0"/>
              <w:jc w:val="left"/>
              <w:rPr>
                <w:rFonts w:cs="Times New Roman" w:asciiTheme="minorEastAsia" w:hAnsiTheme="minorEastAsia" w:eastAsiaTheme="minorEastAsia"/>
                <w:kern w:val="2"/>
                <w:sz w:val="18"/>
                <w:szCs w:val="18"/>
                <w:highlight w:val="none"/>
                <w:lang w:val="en-US" w:eastAsia="zh-CN" w:bidi="ar-SA"/>
              </w:rPr>
            </w:pPr>
            <w:r>
              <w:rPr>
                <w:rFonts w:hint="eastAsia" w:asciiTheme="minorEastAsia" w:hAnsiTheme="minorEastAsia" w:eastAsiaTheme="minorEastAsia"/>
                <w:sz w:val="18"/>
                <w:szCs w:val="18"/>
                <w:highlight w:val="none"/>
              </w:rPr>
              <w:t>建筑结构及选型课程设计</w:t>
            </w:r>
          </w:p>
        </w:tc>
        <w:tc>
          <w:tcPr>
            <w:tcW w:w="572" w:type="dxa"/>
            <w:vAlign w:val="center"/>
          </w:tcPr>
          <w:p w14:paraId="1D8B9D1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6D4D7A62">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7B323510">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5BF97BC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2" w:type="dxa"/>
            <w:vAlign w:val="center"/>
          </w:tcPr>
          <w:p w14:paraId="27E79FA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6" w:type="dxa"/>
            <w:vAlign w:val="center"/>
          </w:tcPr>
          <w:p w14:paraId="1C990E4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815F693">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DEB6E9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B15E53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55BFCAF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7F06DA9E">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2E3FDE5C">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60BCFB98">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0668CB1">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12C7C524">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r>
              <w:rPr>
                <w:rFonts w:hint="eastAsia" w:ascii="宋体"/>
                <w:color w:val="000000" w:themeColor="text1"/>
                <w:sz w:val="18"/>
                <w:szCs w:val="20"/>
                <w:highlight w:val="none"/>
                <w14:textFill>
                  <w14:solidFill>
                    <w14:schemeClr w14:val="tx1"/>
                  </w14:solidFill>
                </w14:textFill>
              </w:rPr>
              <w:t>√</w:t>
            </w:r>
          </w:p>
        </w:tc>
        <w:tc>
          <w:tcPr>
            <w:tcW w:w="573" w:type="dxa"/>
            <w:vAlign w:val="center"/>
          </w:tcPr>
          <w:p w14:paraId="653452E6">
            <w:pPr>
              <w:autoSpaceDE w:val="0"/>
              <w:autoSpaceDN w:val="0"/>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086C0135">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c>
          <w:tcPr>
            <w:tcW w:w="573" w:type="dxa"/>
            <w:vAlign w:val="center"/>
          </w:tcPr>
          <w:p w14:paraId="36D52E16">
            <w:pPr>
              <w:adjustRightInd w:val="0"/>
              <w:snapToGrid w:val="0"/>
              <w:jc w:val="center"/>
              <w:rPr>
                <w:rFonts w:ascii="宋体" w:hAnsi="宋体" w:cs="AdobeSongStd-Light"/>
                <w:color w:val="000000" w:themeColor="text1"/>
                <w:kern w:val="0"/>
                <w:sz w:val="18"/>
                <w:szCs w:val="18"/>
                <w:highlight w:val="none"/>
                <w14:textFill>
                  <w14:solidFill>
                    <w14:schemeClr w14:val="tx1"/>
                  </w14:solidFill>
                </w14:textFill>
              </w:rPr>
            </w:pPr>
          </w:p>
        </w:tc>
      </w:tr>
    </w:tbl>
    <w:p w14:paraId="01AE3B08">
      <w:pPr>
        <w:widowControl/>
        <w:jc w:val="left"/>
        <w:rPr>
          <w:rFonts w:ascii="仿宋" w:hAnsi="仿宋" w:eastAsia="仿宋"/>
          <w:i/>
          <w:color w:val="000000" w:themeColor="text1"/>
          <w:sz w:val="24"/>
          <w:szCs w:val="21"/>
          <w:highlight w:val="none"/>
          <w14:textFill>
            <w14:solidFill>
              <w14:schemeClr w14:val="tx1"/>
            </w14:solidFill>
          </w14:textFill>
        </w:rPr>
      </w:pPr>
      <w:r>
        <w:rPr>
          <w:rFonts w:ascii="黑体" w:eastAsia="黑体"/>
          <w:bCs/>
          <w:color w:val="000000" w:themeColor="text1"/>
          <w:sz w:val="24"/>
          <w:highlight w:val="none"/>
          <w14:textFill>
            <w14:solidFill>
              <w14:schemeClr w14:val="tx1"/>
            </w14:solidFill>
          </w14:textFill>
        </w:rPr>
        <w:br w:type="page"/>
      </w:r>
      <w:r>
        <w:rPr>
          <w:rFonts w:hint="eastAsia" w:ascii="黑体" w:eastAsia="黑体"/>
          <w:bCs/>
          <w:color w:val="000000" w:themeColor="text1"/>
          <w:sz w:val="24"/>
          <w:highlight w:val="none"/>
          <w14:textFill>
            <w14:solidFill>
              <w14:schemeClr w14:val="tx1"/>
            </w14:solidFill>
          </w14:textFill>
        </w:rPr>
        <w:t>十</w:t>
      </w:r>
      <w:r>
        <w:rPr>
          <w:rFonts w:hint="eastAsia" w:ascii="黑体" w:eastAsia="黑体"/>
          <w:bCs/>
          <w:color w:val="000000" w:themeColor="text1"/>
          <w:sz w:val="24"/>
          <w:highlight w:val="none"/>
          <w:lang w:val="en-US" w:eastAsia="zh-CN"/>
          <w14:textFill>
            <w14:solidFill>
              <w14:schemeClr w14:val="tx1"/>
            </w14:solidFill>
          </w14:textFill>
        </w:rPr>
        <w:t>二</w:t>
      </w:r>
      <w:r>
        <w:rPr>
          <w:rFonts w:hint="eastAsia" w:ascii="黑体" w:eastAsia="黑体"/>
          <w:bCs/>
          <w:color w:val="000000" w:themeColor="text1"/>
          <w:sz w:val="24"/>
          <w:highlight w:val="none"/>
          <w14:textFill>
            <w14:solidFill>
              <w14:schemeClr w14:val="tx1"/>
            </w14:solidFill>
          </w14:textFill>
        </w:rPr>
        <w:t>、课程地图</w:t>
      </w:r>
    </w:p>
    <w:p w14:paraId="2DA15874">
      <w:pPr>
        <w:autoSpaceDE w:val="0"/>
        <w:autoSpaceDN w:val="0"/>
        <w:adjustRightInd w:val="0"/>
        <w:jc w:val="center"/>
        <w:rPr>
          <w:rFonts w:ascii="宋体" w:hAnsi="宋体"/>
          <w:bCs/>
          <w:color w:val="000000" w:themeColor="text1"/>
          <w:sz w:val="13"/>
          <w:szCs w:val="21"/>
          <w:highlight w:val="none"/>
          <w14:textFill>
            <w14:solidFill>
              <w14:schemeClr w14:val="tx1"/>
            </w14:solidFill>
          </w14:textFill>
        </w:rPr>
      </w:pPr>
      <w:r>
        <w:rPr>
          <w:color w:val="000000" w:themeColor="text1"/>
          <w:highlight w:val="none"/>
          <w14:textFill>
            <w14:solidFill>
              <w14:schemeClr w14:val="tx1"/>
            </w14:solidFill>
          </w14:textFill>
        </w:rPr>
        <mc:AlternateContent>
          <mc:Choice Requires="wpc">
            <w:drawing>
              <wp:inline distT="0" distB="0" distL="0" distR="0">
                <wp:extent cx="8134985" cy="4888230"/>
                <wp:effectExtent l="4445" t="4445" r="13970" b="14605"/>
                <wp:docPr id="55" name="画布 1"/>
                <wp:cNvGraphicFramePr/>
                <a:graphic xmlns:a="http://schemas.openxmlformats.org/drawingml/2006/main">
                  <a:graphicData uri="http://schemas.microsoft.com/office/word/2010/wordprocessingCanvas">
                    <wpc:wpc>
                      <wpc:bg>
                        <a:noFill/>
                      </wpc:bg>
                      <wpc:whole>
                        <a:ln w="3175" cap="flat" cmpd="sng" algn="ctr">
                          <a:solidFill>
                            <a:schemeClr val="tx1">
                              <a:lumMod val="50000"/>
                              <a:lumOff val="50000"/>
                            </a:schemeClr>
                          </a:solidFill>
                          <a:prstDash val="solid"/>
                          <a:miter lim="800000"/>
                          <a:headEnd type="none" w="med" len="med"/>
                          <a:tailEnd type="none" w="med" len="med"/>
                        </a:ln>
                      </wpc:whole>
                      <wps:wsp>
                        <wps:cNvPr id="56" name="直接连接符 2"/>
                        <wps:cNvCnPr/>
                        <wps:spPr bwMode="auto">
                          <a:xfrm>
                            <a:off x="36195" y="1820545"/>
                            <a:ext cx="8098155" cy="635"/>
                          </a:xfrm>
                          <a:prstGeom prst="line">
                            <a:avLst/>
                          </a:prstGeom>
                          <a:noFill/>
                          <a:ln w="9525">
                            <a:solidFill>
                              <a:schemeClr val="accent1">
                                <a:lumMod val="95000"/>
                                <a:lumOff val="0"/>
                              </a:schemeClr>
                            </a:solidFill>
                            <a:round/>
                          </a:ln>
                        </wps:spPr>
                        <wps:bodyPr/>
                      </wps:wsp>
                      <wps:wsp>
                        <wps:cNvPr id="57" name="直接连接符 3"/>
                        <wps:cNvCnPr/>
                        <wps:spPr bwMode="auto">
                          <a:xfrm flipV="1">
                            <a:off x="36195" y="4695825"/>
                            <a:ext cx="8098155" cy="635"/>
                          </a:xfrm>
                          <a:prstGeom prst="line">
                            <a:avLst/>
                          </a:prstGeom>
                          <a:noFill/>
                          <a:ln w="9525">
                            <a:solidFill>
                              <a:schemeClr val="accent1">
                                <a:lumMod val="95000"/>
                                <a:lumOff val="0"/>
                              </a:schemeClr>
                            </a:solidFill>
                            <a:round/>
                          </a:ln>
                        </wps:spPr>
                        <wps:bodyPr/>
                      </wps:wsp>
                      <wps:wsp>
                        <wps:cNvPr id="58" name="直接连接符 4"/>
                        <wps:cNvCnPr/>
                        <wps:spPr bwMode="auto">
                          <a:xfrm>
                            <a:off x="560070" y="19685"/>
                            <a:ext cx="0" cy="4679950"/>
                          </a:xfrm>
                          <a:prstGeom prst="line">
                            <a:avLst/>
                          </a:prstGeom>
                          <a:noFill/>
                          <a:ln w="9525">
                            <a:solidFill>
                              <a:schemeClr val="accent1">
                                <a:lumMod val="95000"/>
                                <a:lumOff val="0"/>
                              </a:schemeClr>
                            </a:solidFill>
                            <a:round/>
                          </a:ln>
                        </wps:spPr>
                        <wps:bodyPr/>
                      </wps:wsp>
                      <wps:wsp>
                        <wps:cNvPr id="59" name="直接连接符 5"/>
                        <wps:cNvCnPr/>
                        <wps:spPr bwMode="auto">
                          <a:xfrm>
                            <a:off x="1377315" y="0"/>
                            <a:ext cx="635" cy="4679950"/>
                          </a:xfrm>
                          <a:prstGeom prst="line">
                            <a:avLst/>
                          </a:prstGeom>
                          <a:noFill/>
                          <a:ln w="9525">
                            <a:solidFill>
                              <a:schemeClr val="accent1">
                                <a:lumMod val="95000"/>
                                <a:lumOff val="0"/>
                              </a:schemeClr>
                            </a:solidFill>
                            <a:round/>
                          </a:ln>
                        </wps:spPr>
                        <wps:bodyPr/>
                      </wps:wsp>
                      <wps:wsp>
                        <wps:cNvPr id="60" name="直接连接符 6"/>
                        <wps:cNvCnPr/>
                        <wps:spPr bwMode="auto">
                          <a:xfrm>
                            <a:off x="2082800" y="0"/>
                            <a:ext cx="635" cy="4679950"/>
                          </a:xfrm>
                          <a:prstGeom prst="line">
                            <a:avLst/>
                          </a:prstGeom>
                          <a:noFill/>
                          <a:ln w="9525">
                            <a:solidFill>
                              <a:schemeClr val="accent1">
                                <a:lumMod val="95000"/>
                                <a:lumOff val="0"/>
                              </a:schemeClr>
                            </a:solidFill>
                            <a:round/>
                          </a:ln>
                        </wps:spPr>
                        <wps:bodyPr/>
                      </wps:wsp>
                      <wps:wsp>
                        <wps:cNvPr id="61" name="直接连接符 7"/>
                        <wps:cNvCnPr/>
                        <wps:spPr bwMode="auto">
                          <a:xfrm>
                            <a:off x="2726690" y="0"/>
                            <a:ext cx="635" cy="4679950"/>
                          </a:xfrm>
                          <a:prstGeom prst="line">
                            <a:avLst/>
                          </a:prstGeom>
                          <a:noFill/>
                          <a:ln w="9525">
                            <a:solidFill>
                              <a:schemeClr val="accent1">
                                <a:lumMod val="95000"/>
                                <a:lumOff val="0"/>
                              </a:schemeClr>
                            </a:solidFill>
                            <a:round/>
                          </a:ln>
                        </wps:spPr>
                        <wps:bodyPr/>
                      </wps:wsp>
                      <wps:wsp>
                        <wps:cNvPr id="62" name="直接连接符 8"/>
                        <wps:cNvCnPr/>
                        <wps:spPr bwMode="auto">
                          <a:xfrm>
                            <a:off x="3509645" y="23495"/>
                            <a:ext cx="635" cy="4676140"/>
                          </a:xfrm>
                          <a:prstGeom prst="line">
                            <a:avLst/>
                          </a:prstGeom>
                          <a:noFill/>
                          <a:ln w="9525">
                            <a:solidFill>
                              <a:schemeClr val="accent1">
                                <a:lumMod val="95000"/>
                                <a:lumOff val="0"/>
                              </a:schemeClr>
                            </a:solidFill>
                            <a:round/>
                          </a:ln>
                        </wps:spPr>
                        <wps:bodyPr/>
                      </wps:wsp>
                      <wps:wsp>
                        <wps:cNvPr id="63" name="直接连接符 9"/>
                        <wps:cNvCnPr/>
                        <wps:spPr bwMode="auto">
                          <a:xfrm>
                            <a:off x="4272280" y="15875"/>
                            <a:ext cx="635" cy="4679950"/>
                          </a:xfrm>
                          <a:prstGeom prst="line">
                            <a:avLst/>
                          </a:prstGeom>
                          <a:noFill/>
                          <a:ln w="9525">
                            <a:solidFill>
                              <a:schemeClr val="accent1">
                                <a:lumMod val="95000"/>
                                <a:lumOff val="0"/>
                              </a:schemeClr>
                            </a:solidFill>
                            <a:round/>
                          </a:ln>
                        </wps:spPr>
                        <wps:bodyPr/>
                      </wps:wsp>
                      <wps:wsp>
                        <wps:cNvPr id="64" name="直接连接符 10"/>
                        <wps:cNvCnPr/>
                        <wps:spPr bwMode="auto">
                          <a:xfrm>
                            <a:off x="5831840" y="16510"/>
                            <a:ext cx="635" cy="4679950"/>
                          </a:xfrm>
                          <a:prstGeom prst="line">
                            <a:avLst/>
                          </a:prstGeom>
                          <a:noFill/>
                          <a:ln w="9525">
                            <a:solidFill>
                              <a:schemeClr val="accent1">
                                <a:lumMod val="95000"/>
                                <a:lumOff val="0"/>
                              </a:schemeClr>
                            </a:solidFill>
                            <a:round/>
                          </a:ln>
                        </wps:spPr>
                        <wps:bodyPr/>
                      </wps:wsp>
                      <wps:wsp>
                        <wps:cNvPr id="65" name="直接连接符 11"/>
                        <wps:cNvCnPr/>
                        <wps:spPr bwMode="auto">
                          <a:xfrm>
                            <a:off x="5069205" y="0"/>
                            <a:ext cx="635" cy="4679950"/>
                          </a:xfrm>
                          <a:prstGeom prst="line">
                            <a:avLst/>
                          </a:prstGeom>
                          <a:noFill/>
                          <a:ln w="9525">
                            <a:solidFill>
                              <a:schemeClr val="accent1">
                                <a:lumMod val="95000"/>
                                <a:lumOff val="0"/>
                              </a:schemeClr>
                            </a:solidFill>
                            <a:round/>
                          </a:ln>
                        </wps:spPr>
                        <wps:bodyPr/>
                      </wps:wsp>
                      <wps:wsp>
                        <wps:cNvPr id="66" name="直接连接符 12"/>
                        <wps:cNvCnPr/>
                        <wps:spPr bwMode="auto">
                          <a:xfrm>
                            <a:off x="6602730" y="23495"/>
                            <a:ext cx="635" cy="4679950"/>
                          </a:xfrm>
                          <a:prstGeom prst="line">
                            <a:avLst/>
                          </a:prstGeom>
                          <a:noFill/>
                          <a:ln w="9525">
                            <a:solidFill>
                              <a:schemeClr val="accent1">
                                <a:lumMod val="95000"/>
                                <a:lumOff val="0"/>
                              </a:schemeClr>
                            </a:solidFill>
                            <a:round/>
                          </a:ln>
                        </wps:spPr>
                        <wps:bodyPr/>
                      </wps:wsp>
                      <wps:wsp>
                        <wps:cNvPr id="67" name="直接连接符 13"/>
                        <wps:cNvCnPr/>
                        <wps:spPr bwMode="auto">
                          <a:xfrm>
                            <a:off x="36195" y="383540"/>
                            <a:ext cx="8098155" cy="635"/>
                          </a:xfrm>
                          <a:prstGeom prst="line">
                            <a:avLst/>
                          </a:prstGeom>
                          <a:noFill/>
                          <a:ln w="9525">
                            <a:solidFill>
                              <a:schemeClr val="accent1">
                                <a:lumMod val="95000"/>
                                <a:lumOff val="0"/>
                              </a:schemeClr>
                            </a:solidFill>
                            <a:round/>
                          </a:ln>
                        </wps:spPr>
                        <wps:bodyPr/>
                      </wps:wsp>
                      <wps:wsp>
                        <wps:cNvPr id="68" name="直接连接符 14"/>
                        <wps:cNvCnPr/>
                        <wps:spPr bwMode="auto">
                          <a:xfrm>
                            <a:off x="36195" y="3258820"/>
                            <a:ext cx="8098155" cy="10160"/>
                          </a:xfrm>
                          <a:prstGeom prst="line">
                            <a:avLst/>
                          </a:prstGeom>
                          <a:noFill/>
                          <a:ln w="9525">
                            <a:solidFill>
                              <a:schemeClr val="accent1">
                                <a:lumMod val="95000"/>
                                <a:lumOff val="0"/>
                              </a:schemeClr>
                            </a:solidFill>
                            <a:round/>
                          </a:ln>
                        </wps:spPr>
                        <wps:bodyPr/>
                      </wps:wsp>
                      <wps:wsp>
                        <wps:cNvPr id="69" name="矩形 15"/>
                        <wps:cNvSpPr>
                          <a:spLocks noChangeArrowheads="1"/>
                        </wps:cNvSpPr>
                        <wps:spPr bwMode="auto">
                          <a:xfrm>
                            <a:off x="36195" y="383540"/>
                            <a:ext cx="523875" cy="143700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5C94F534">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通识教育课程</w:t>
                              </w:r>
                            </w:p>
                          </w:txbxContent>
                        </wps:txbx>
                        <wps:bodyPr rot="0" vert="horz" wrap="square" lIns="91440" tIns="45720" rIns="91440" bIns="45720" anchor="ctr" anchorCtr="0" upright="1">
                          <a:noAutofit/>
                        </wps:bodyPr>
                      </wps:wsp>
                      <wps:wsp>
                        <wps:cNvPr id="70" name="矩形 16"/>
                        <wps:cNvSpPr>
                          <a:spLocks noChangeArrowheads="1"/>
                        </wps:cNvSpPr>
                        <wps:spPr bwMode="auto">
                          <a:xfrm>
                            <a:off x="36195" y="1820545"/>
                            <a:ext cx="523875" cy="1437005"/>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1EFE34FE">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学科基础课程</w:t>
                              </w:r>
                            </w:p>
                          </w:txbxContent>
                        </wps:txbx>
                        <wps:bodyPr rot="0" vert="horz" wrap="square" lIns="91440" tIns="45720" rIns="91440" bIns="45720" anchor="ctr" anchorCtr="0" upright="1">
                          <a:noAutofit/>
                        </wps:bodyPr>
                      </wps:wsp>
                      <wps:wsp>
                        <wps:cNvPr id="71" name="矩形 17"/>
                        <wps:cNvSpPr>
                          <a:spLocks noChangeArrowheads="1"/>
                        </wps:cNvSpPr>
                        <wps:spPr bwMode="auto">
                          <a:xfrm>
                            <a:off x="36195" y="3258820"/>
                            <a:ext cx="523875" cy="1437005"/>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4115D52B">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专业发展课程</w:t>
                              </w:r>
                            </w:p>
                          </w:txbxContent>
                        </wps:txbx>
                        <wps:bodyPr rot="0" vert="horz" wrap="square" lIns="91440" tIns="45720" rIns="91440" bIns="45720" anchor="ctr" anchorCtr="0" upright="1">
                          <a:noAutofit/>
                        </wps:bodyPr>
                      </wps:wsp>
                      <wps:wsp>
                        <wps:cNvPr id="72" name="矩形 18"/>
                        <wps:cNvSpPr>
                          <a:spLocks noChangeArrowheads="1"/>
                        </wps:cNvSpPr>
                        <wps:spPr bwMode="auto">
                          <a:xfrm>
                            <a:off x="569595" y="811530"/>
                            <a:ext cx="2952115" cy="215900"/>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7C736900">
                              <w:pPr>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大学英语（1-3），学术英语（理工）（4）</w:t>
                              </w:r>
                            </w:p>
                          </w:txbxContent>
                        </wps:txbx>
                        <wps:bodyPr rot="0" vert="horz" wrap="square" lIns="36000" tIns="36000" rIns="36000" bIns="36000" anchor="ctr" anchorCtr="0" upright="1">
                          <a:noAutofit/>
                        </wps:bodyPr>
                      </wps:wsp>
                      <wps:wsp>
                        <wps:cNvPr id="73" name="矩形 19"/>
                        <wps:cNvSpPr>
                          <a:spLocks noChangeArrowheads="1"/>
                        </wps:cNvSpPr>
                        <wps:spPr bwMode="auto">
                          <a:xfrm>
                            <a:off x="560070" y="36830"/>
                            <a:ext cx="817245" cy="344805"/>
                          </a:xfrm>
                          <a:prstGeom prst="rect">
                            <a:avLst/>
                          </a:prstGeom>
                          <a:solidFill>
                            <a:schemeClr val="accent4">
                              <a:lumMod val="100000"/>
                              <a:lumOff val="0"/>
                              <a:alpha val="50195"/>
                            </a:schemeClr>
                          </a:solidFill>
                          <a:ln>
                            <a:noFill/>
                          </a:ln>
                        </wps:spPr>
                        <wps:txbx>
                          <w:txbxContent>
                            <w:p w14:paraId="1502EF26">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第一学期</w:t>
                              </w:r>
                            </w:p>
                          </w:txbxContent>
                        </wps:txbx>
                        <wps:bodyPr rot="0" vert="horz" wrap="square" lIns="91440" tIns="45720" rIns="91440" bIns="45720" anchor="ctr" anchorCtr="0" upright="1">
                          <a:noAutofit/>
                        </wps:bodyPr>
                      </wps:wsp>
                      <wps:wsp>
                        <wps:cNvPr id="74" name="矩形 20"/>
                        <wps:cNvSpPr>
                          <a:spLocks noChangeArrowheads="1"/>
                        </wps:cNvSpPr>
                        <wps:spPr bwMode="auto">
                          <a:xfrm>
                            <a:off x="1377950" y="36195"/>
                            <a:ext cx="704850" cy="344805"/>
                          </a:xfrm>
                          <a:prstGeom prst="rect">
                            <a:avLst/>
                          </a:prstGeom>
                          <a:solidFill>
                            <a:schemeClr val="accent4">
                              <a:lumMod val="100000"/>
                              <a:lumOff val="0"/>
                              <a:alpha val="50195"/>
                            </a:schemeClr>
                          </a:solidFill>
                          <a:ln>
                            <a:noFill/>
                          </a:ln>
                        </wps:spPr>
                        <wps:txbx>
                          <w:txbxContent>
                            <w:p w14:paraId="4679D8DA">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第二学期</w:t>
                              </w:r>
                            </w:p>
                          </w:txbxContent>
                        </wps:txbx>
                        <wps:bodyPr rot="0" vert="horz" wrap="square" lIns="91440" tIns="45720" rIns="91440" bIns="45720" anchor="ctr" anchorCtr="0" upright="1">
                          <a:noAutofit/>
                        </wps:bodyPr>
                      </wps:wsp>
                      <wps:wsp>
                        <wps:cNvPr id="75" name="矩形 21"/>
                        <wps:cNvSpPr>
                          <a:spLocks noChangeArrowheads="1"/>
                        </wps:cNvSpPr>
                        <wps:spPr bwMode="auto">
                          <a:xfrm>
                            <a:off x="2083435" y="36195"/>
                            <a:ext cx="643255" cy="344805"/>
                          </a:xfrm>
                          <a:prstGeom prst="rect">
                            <a:avLst/>
                          </a:prstGeom>
                          <a:solidFill>
                            <a:schemeClr val="accent4">
                              <a:lumMod val="100000"/>
                              <a:lumOff val="0"/>
                              <a:alpha val="50195"/>
                            </a:schemeClr>
                          </a:solidFill>
                          <a:ln>
                            <a:noFill/>
                          </a:ln>
                        </wps:spPr>
                        <wps:txbx>
                          <w:txbxContent>
                            <w:p w14:paraId="68B5C146">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第三学期</w:t>
                              </w:r>
                            </w:p>
                          </w:txbxContent>
                        </wps:txbx>
                        <wps:bodyPr rot="0" vert="horz" wrap="square" lIns="91440" tIns="45720" rIns="91440" bIns="45720" anchor="ctr" anchorCtr="0" upright="1">
                          <a:noAutofit/>
                        </wps:bodyPr>
                      </wps:wsp>
                      <wps:wsp>
                        <wps:cNvPr id="76" name="矩形 22"/>
                        <wps:cNvSpPr>
                          <a:spLocks noChangeArrowheads="1"/>
                        </wps:cNvSpPr>
                        <wps:spPr bwMode="auto">
                          <a:xfrm>
                            <a:off x="2727325" y="34925"/>
                            <a:ext cx="782320" cy="344805"/>
                          </a:xfrm>
                          <a:prstGeom prst="rect">
                            <a:avLst/>
                          </a:prstGeom>
                          <a:solidFill>
                            <a:schemeClr val="accent4">
                              <a:lumMod val="100000"/>
                              <a:lumOff val="0"/>
                              <a:alpha val="50195"/>
                            </a:schemeClr>
                          </a:solidFill>
                          <a:ln>
                            <a:noFill/>
                          </a:ln>
                        </wps:spPr>
                        <wps:txbx>
                          <w:txbxContent>
                            <w:p w14:paraId="535C8EF8">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第四学期</w:t>
                              </w:r>
                            </w:p>
                          </w:txbxContent>
                        </wps:txbx>
                        <wps:bodyPr rot="0" vert="horz" wrap="square" lIns="91440" tIns="45720" rIns="91440" bIns="45720" anchor="ctr" anchorCtr="0" upright="1">
                          <a:noAutofit/>
                        </wps:bodyPr>
                      </wps:wsp>
                      <wps:wsp>
                        <wps:cNvPr id="77" name="矩形 23"/>
                        <wps:cNvSpPr>
                          <a:spLocks noChangeArrowheads="1"/>
                        </wps:cNvSpPr>
                        <wps:spPr bwMode="auto">
                          <a:xfrm>
                            <a:off x="3509645" y="38735"/>
                            <a:ext cx="762635" cy="344805"/>
                          </a:xfrm>
                          <a:prstGeom prst="rect">
                            <a:avLst/>
                          </a:prstGeom>
                          <a:solidFill>
                            <a:schemeClr val="accent4">
                              <a:lumMod val="100000"/>
                              <a:lumOff val="0"/>
                              <a:alpha val="50195"/>
                            </a:schemeClr>
                          </a:solidFill>
                          <a:ln>
                            <a:noFill/>
                          </a:ln>
                        </wps:spPr>
                        <wps:txbx>
                          <w:txbxContent>
                            <w:p w14:paraId="50D1EE76">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第五学期</w:t>
                              </w:r>
                            </w:p>
                          </w:txbxContent>
                        </wps:txbx>
                        <wps:bodyPr rot="0" vert="horz" wrap="square" lIns="91440" tIns="45720" rIns="91440" bIns="45720" anchor="ctr" anchorCtr="0" upright="1">
                          <a:noAutofit/>
                        </wps:bodyPr>
                      </wps:wsp>
                      <wps:wsp>
                        <wps:cNvPr id="78" name="矩形 24"/>
                        <wps:cNvSpPr>
                          <a:spLocks noChangeArrowheads="1"/>
                        </wps:cNvSpPr>
                        <wps:spPr bwMode="auto">
                          <a:xfrm>
                            <a:off x="4272280" y="38735"/>
                            <a:ext cx="796925" cy="344805"/>
                          </a:xfrm>
                          <a:prstGeom prst="rect">
                            <a:avLst/>
                          </a:prstGeom>
                          <a:solidFill>
                            <a:schemeClr val="accent4">
                              <a:lumMod val="100000"/>
                              <a:lumOff val="0"/>
                              <a:alpha val="50195"/>
                            </a:schemeClr>
                          </a:solidFill>
                          <a:ln>
                            <a:noFill/>
                          </a:ln>
                        </wps:spPr>
                        <wps:txbx>
                          <w:txbxContent>
                            <w:p w14:paraId="78525305">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第六学期</w:t>
                              </w:r>
                            </w:p>
                          </w:txbxContent>
                        </wps:txbx>
                        <wps:bodyPr rot="0" vert="horz" wrap="square" lIns="91440" tIns="45720" rIns="91440" bIns="45720" anchor="ctr" anchorCtr="0" upright="1">
                          <a:noAutofit/>
                        </wps:bodyPr>
                      </wps:wsp>
                      <wps:wsp>
                        <wps:cNvPr id="79" name="矩形 25"/>
                        <wps:cNvSpPr>
                          <a:spLocks noChangeArrowheads="1"/>
                        </wps:cNvSpPr>
                        <wps:spPr bwMode="auto">
                          <a:xfrm>
                            <a:off x="5069840" y="33655"/>
                            <a:ext cx="762000" cy="344805"/>
                          </a:xfrm>
                          <a:prstGeom prst="rect">
                            <a:avLst/>
                          </a:prstGeom>
                          <a:solidFill>
                            <a:schemeClr val="accent4">
                              <a:lumMod val="100000"/>
                              <a:lumOff val="0"/>
                              <a:alpha val="50195"/>
                            </a:schemeClr>
                          </a:solidFill>
                          <a:ln>
                            <a:noFill/>
                          </a:ln>
                        </wps:spPr>
                        <wps:txbx>
                          <w:txbxContent>
                            <w:p w14:paraId="650642E7">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第七学期</w:t>
                              </w:r>
                            </w:p>
                          </w:txbxContent>
                        </wps:txbx>
                        <wps:bodyPr rot="0" vert="horz" wrap="square" lIns="91440" tIns="45720" rIns="91440" bIns="45720" anchor="ctr" anchorCtr="0" upright="1">
                          <a:noAutofit/>
                        </wps:bodyPr>
                      </wps:wsp>
                      <wps:wsp>
                        <wps:cNvPr id="80" name="矩形 26"/>
                        <wps:cNvSpPr>
                          <a:spLocks noChangeArrowheads="1"/>
                        </wps:cNvSpPr>
                        <wps:spPr bwMode="auto">
                          <a:xfrm>
                            <a:off x="5832475" y="38735"/>
                            <a:ext cx="770255" cy="344805"/>
                          </a:xfrm>
                          <a:prstGeom prst="rect">
                            <a:avLst/>
                          </a:prstGeom>
                          <a:solidFill>
                            <a:schemeClr val="accent4">
                              <a:lumMod val="100000"/>
                              <a:lumOff val="0"/>
                              <a:alpha val="50195"/>
                            </a:schemeClr>
                          </a:solidFill>
                          <a:ln>
                            <a:noFill/>
                          </a:ln>
                        </wps:spPr>
                        <wps:txbx>
                          <w:txbxContent>
                            <w:p w14:paraId="12EC32A8">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第八学期</w:t>
                              </w:r>
                            </w:p>
                          </w:txbxContent>
                        </wps:txbx>
                        <wps:bodyPr rot="0" vert="horz" wrap="square" lIns="91440" tIns="45720" rIns="91440" bIns="45720" anchor="ctr" anchorCtr="0" upright="1">
                          <a:noAutofit/>
                        </wps:bodyPr>
                      </wps:wsp>
                      <wps:wsp>
                        <wps:cNvPr id="81" name="矩形 27"/>
                        <wps:cNvSpPr>
                          <a:spLocks noChangeArrowheads="1"/>
                        </wps:cNvSpPr>
                        <wps:spPr bwMode="auto">
                          <a:xfrm>
                            <a:off x="560070" y="391160"/>
                            <a:ext cx="7556500" cy="180975"/>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3D1AB6C1">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形势与政策（1-10）</w:t>
                              </w:r>
                            </w:p>
                          </w:txbxContent>
                        </wps:txbx>
                        <wps:bodyPr rot="0" vert="horz" wrap="square" lIns="36000" tIns="36000" rIns="36000" bIns="36000" anchor="ctr" anchorCtr="0" upright="1">
                          <a:noAutofit/>
                        </wps:bodyPr>
                      </wps:wsp>
                      <wps:wsp>
                        <wps:cNvPr id="82" name="矩形 28"/>
                        <wps:cNvSpPr>
                          <a:spLocks noChangeArrowheads="1"/>
                        </wps:cNvSpPr>
                        <wps:spPr bwMode="auto">
                          <a:xfrm>
                            <a:off x="573405" y="1053465"/>
                            <a:ext cx="293624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42A98232">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思想政治理论课（1-4），大学体育（1-4）</w:t>
                              </w:r>
                            </w:p>
                          </w:txbxContent>
                        </wps:txbx>
                        <wps:bodyPr rot="0" vert="horz" wrap="square" lIns="36000" tIns="36000" rIns="36000" bIns="36000" anchor="ctr" anchorCtr="0" upright="1">
                          <a:noAutofit/>
                        </wps:bodyPr>
                      </wps:wsp>
                      <wps:wsp>
                        <wps:cNvPr id="83" name="矩形 32"/>
                        <wps:cNvSpPr>
                          <a:spLocks noChangeArrowheads="1"/>
                        </wps:cNvSpPr>
                        <wps:spPr bwMode="auto">
                          <a:xfrm>
                            <a:off x="560070" y="1289050"/>
                            <a:ext cx="826135" cy="20764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64674F1E">
                              <w:pPr>
                                <w:snapToGrid w:val="0"/>
                                <w:spacing w:line="200" w:lineRule="exact"/>
                                <w:jc w:val="center"/>
                                <w:rPr>
                                  <w:rFonts w:hint="eastAsia" w:ascii="宋体" w:hAnsi="宋体" w:eastAsia="宋体"/>
                                  <w:color w:val="000000" w:themeColor="text1"/>
                                  <w:sz w:val="16"/>
                                  <w:szCs w:val="18"/>
                                  <w:lang w:eastAsia="zh-CN"/>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大学计算机C</w:t>
                              </w:r>
                              <w:r>
                                <w:rPr>
                                  <w:rFonts w:hint="eastAsia" w:ascii="宋体" w:hAnsi="宋体"/>
                                  <w:color w:val="000000" w:themeColor="text1"/>
                                  <w:sz w:val="16"/>
                                  <w:szCs w:val="18"/>
                                  <w:lang w:eastAsia="zh-CN"/>
                                  <w14:textFill>
                                    <w14:solidFill>
                                      <w14:schemeClr w14:val="tx1"/>
                                    </w14:solidFill>
                                  </w14:textFill>
                                </w:rPr>
                                <w:t>（</w:t>
                              </w:r>
                              <w:r>
                                <w:rPr>
                                  <w:rFonts w:hint="eastAsia" w:ascii="宋体" w:hAnsi="宋体"/>
                                  <w:color w:val="000000" w:themeColor="text1"/>
                                  <w:sz w:val="16"/>
                                  <w:szCs w:val="18"/>
                                  <w:lang w:val="en-US" w:eastAsia="zh-CN"/>
                                  <w14:textFill>
                                    <w14:solidFill>
                                      <w14:schemeClr w14:val="tx1"/>
                                    </w14:solidFill>
                                  </w14:textFill>
                                </w:rPr>
                                <w:t>1</w:t>
                              </w:r>
                              <w:r>
                                <w:rPr>
                                  <w:rFonts w:hint="eastAsia" w:ascii="宋体" w:hAnsi="宋体"/>
                                  <w:color w:val="000000" w:themeColor="text1"/>
                                  <w:sz w:val="16"/>
                                  <w:szCs w:val="18"/>
                                  <w:lang w:eastAsia="zh-CN"/>
                                  <w14:textFill>
                                    <w14:solidFill>
                                      <w14:schemeClr w14:val="tx1"/>
                                    </w14:solidFill>
                                  </w14:textFill>
                                </w:rPr>
                                <w:t>）</w:t>
                              </w:r>
                            </w:p>
                          </w:txbxContent>
                        </wps:txbx>
                        <wps:bodyPr rot="0" vert="horz" wrap="square" lIns="36000" tIns="36000" rIns="36000" bIns="36000" anchor="ctr" anchorCtr="0" upright="1">
                          <a:noAutofit/>
                        </wps:bodyPr>
                      </wps:wsp>
                      <wps:wsp>
                        <wps:cNvPr id="84" name="矩形 33"/>
                        <wps:cNvSpPr>
                          <a:spLocks noChangeArrowheads="1"/>
                        </wps:cNvSpPr>
                        <wps:spPr bwMode="auto">
                          <a:xfrm>
                            <a:off x="2657475" y="1285240"/>
                            <a:ext cx="955040" cy="355600"/>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71133FF4">
                              <w:pPr>
                                <w:keepNext w:val="0"/>
                                <w:keepLines w:val="0"/>
                                <w:pageBreakBefore w:val="0"/>
                                <w:widowControl w:val="0"/>
                                <w:kinsoku/>
                                <w:wordWrap/>
                                <w:overflowPunct/>
                                <w:topLinePunct w:val="0"/>
                                <w:autoSpaceDE/>
                                <w:autoSpaceDN/>
                                <w:bidi w:val="0"/>
                                <w:adjustRightInd/>
                                <w:snapToGrid/>
                                <w:spacing w:line="160" w:lineRule="exact"/>
                                <w:jc w:val="center"/>
                                <w:textAlignment w:val="auto"/>
                                <w:rPr>
                                  <w:rFonts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职业生涯规划（4）</w:t>
                              </w:r>
                            </w:p>
                            <w:p w14:paraId="761BECF0">
                              <w:pPr>
                                <w:spacing w:line="160" w:lineRule="exact"/>
                                <w:jc w:val="center"/>
                                <w:rPr>
                                  <w:rFonts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思想政治理论课社会实践（4）</w:t>
                              </w:r>
                            </w:p>
                          </w:txbxContent>
                        </wps:txbx>
                        <wps:bodyPr rot="0" vert="horz" wrap="square" lIns="36000" tIns="36000" rIns="36000" bIns="36000" anchor="ctr" anchorCtr="0" upright="1">
                          <a:noAutofit/>
                        </wps:bodyPr>
                      </wps:wsp>
                      <wps:wsp>
                        <wps:cNvPr id="85" name="矩形 35"/>
                        <wps:cNvSpPr>
                          <a:spLocks noChangeArrowheads="1"/>
                        </wps:cNvSpPr>
                        <wps:spPr bwMode="auto">
                          <a:xfrm>
                            <a:off x="1377950" y="1283970"/>
                            <a:ext cx="833755" cy="366395"/>
                          </a:xfrm>
                          <a:prstGeom prst="rect">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miter lim="800000"/>
                          </a:ln>
                          <a:effectLst>
                            <a:outerShdw dist="20000" dir="5400000" rotWithShape="0">
                              <a:srgbClr val="000000">
                                <a:alpha val="37999"/>
                              </a:srgbClr>
                            </a:outerShdw>
                          </a:effectLst>
                        </wps:spPr>
                        <wps:txbx>
                          <w:txbxContent>
                            <w:p w14:paraId="0839C013">
                              <w:pPr>
                                <w:keepNext w:val="0"/>
                                <w:keepLines w:val="0"/>
                                <w:pageBreakBefore w:val="0"/>
                                <w:widowControl w:val="0"/>
                                <w:kinsoku/>
                                <w:wordWrap/>
                                <w:overflowPunct/>
                                <w:topLinePunct w:val="0"/>
                                <w:autoSpaceDE/>
                                <w:autoSpaceDN/>
                                <w:bidi w:val="0"/>
                                <w:adjustRightInd/>
                                <w:spacing w:line="140" w:lineRule="exact"/>
                                <w:jc w:val="center"/>
                                <w:textAlignment w:val="auto"/>
                                <w:rPr>
                                  <w:rFonts w:hint="eastAsia"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Python语言程序设计（2）</w:t>
                              </w:r>
                            </w:p>
                            <w:p w14:paraId="604044EC">
                              <w:pPr>
                                <w:keepNext w:val="0"/>
                                <w:keepLines w:val="0"/>
                                <w:pageBreakBefore w:val="0"/>
                                <w:widowControl w:val="0"/>
                                <w:kinsoku/>
                                <w:wordWrap/>
                                <w:overflowPunct/>
                                <w:topLinePunct w:val="0"/>
                                <w:autoSpaceDE/>
                                <w:autoSpaceDN/>
                                <w:bidi w:val="0"/>
                                <w:adjustRightInd/>
                                <w:spacing w:line="140" w:lineRule="exact"/>
                                <w:jc w:val="center"/>
                                <w:textAlignment w:val="auto"/>
                                <w:rPr>
                                  <w:rFonts w:hint="eastAsia"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军事理论（</w:t>
                              </w:r>
                              <w:r>
                                <w:rPr>
                                  <w:rFonts w:hint="eastAsia" w:ascii="宋体" w:hAnsi="宋体"/>
                                  <w:color w:val="000000" w:themeColor="text1"/>
                                  <w:sz w:val="11"/>
                                  <w:szCs w:val="11"/>
                                  <w:lang w:val="en-US" w:eastAsia="zh-CN"/>
                                  <w14:textFill>
                                    <w14:solidFill>
                                      <w14:schemeClr w14:val="tx1"/>
                                    </w14:solidFill>
                                  </w14:textFill>
                                </w:rPr>
                                <w:t>2</w:t>
                              </w:r>
                              <w:r>
                                <w:rPr>
                                  <w:rFonts w:hint="eastAsia" w:ascii="宋体" w:hAnsi="宋体"/>
                                  <w:color w:val="000000" w:themeColor="text1"/>
                                  <w:sz w:val="11"/>
                                  <w:szCs w:val="11"/>
                                  <w14:textFill>
                                    <w14:solidFill>
                                      <w14:schemeClr w14:val="tx1"/>
                                    </w14:solidFill>
                                  </w14:textFill>
                                </w:rPr>
                                <w:t>）</w:t>
                              </w:r>
                            </w:p>
                            <w:p w14:paraId="5DB96FBC">
                              <w:pPr>
                                <w:keepNext w:val="0"/>
                                <w:keepLines w:val="0"/>
                                <w:pageBreakBefore w:val="0"/>
                                <w:widowControl w:val="0"/>
                                <w:kinsoku/>
                                <w:wordWrap/>
                                <w:overflowPunct/>
                                <w:topLinePunct w:val="0"/>
                                <w:autoSpaceDE/>
                                <w:autoSpaceDN/>
                                <w:bidi w:val="0"/>
                                <w:adjustRightInd/>
                                <w:spacing w:line="140" w:lineRule="exact"/>
                                <w:jc w:val="center"/>
                                <w:textAlignment w:val="auto"/>
                                <w:rPr>
                                  <w:rFonts w:hint="eastAsia"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军事技能（</w:t>
                              </w:r>
                              <w:r>
                                <w:rPr>
                                  <w:rFonts w:hint="eastAsia" w:ascii="宋体" w:hAnsi="宋体"/>
                                  <w:color w:val="000000" w:themeColor="text1"/>
                                  <w:sz w:val="11"/>
                                  <w:szCs w:val="11"/>
                                  <w:lang w:val="en-US" w:eastAsia="zh-CN"/>
                                  <w14:textFill>
                                    <w14:solidFill>
                                      <w14:schemeClr w14:val="tx1"/>
                                    </w14:solidFill>
                                  </w14:textFill>
                                </w:rPr>
                                <w:t>2</w:t>
                              </w:r>
                              <w:r>
                                <w:rPr>
                                  <w:rFonts w:hint="eastAsia" w:ascii="宋体" w:hAnsi="宋体"/>
                                  <w:color w:val="000000" w:themeColor="text1"/>
                                  <w:sz w:val="11"/>
                                  <w:szCs w:val="11"/>
                                  <w14:textFill>
                                    <w14:solidFill>
                                      <w14:schemeClr w14:val="tx1"/>
                                    </w14:solidFill>
                                  </w14:textFill>
                                </w:rPr>
                                <w:t>）</w:t>
                              </w:r>
                            </w:p>
                            <w:p w14:paraId="10019F7E">
                              <w:pPr>
                                <w:keepNext w:val="0"/>
                                <w:keepLines w:val="0"/>
                                <w:pageBreakBefore w:val="0"/>
                                <w:widowControl w:val="0"/>
                                <w:kinsoku/>
                                <w:wordWrap/>
                                <w:overflowPunct/>
                                <w:topLinePunct w:val="0"/>
                                <w:autoSpaceDE/>
                                <w:autoSpaceDN/>
                                <w:bidi w:val="0"/>
                                <w:adjustRightInd/>
                                <w:snapToGrid w:val="0"/>
                                <w:spacing w:line="140" w:lineRule="exact"/>
                                <w:jc w:val="center"/>
                                <w:textAlignment w:val="auto"/>
                                <w:rPr>
                                  <w:rFonts w:hint="eastAsia" w:ascii="宋体" w:hAnsi="宋体"/>
                                  <w:color w:val="000000" w:themeColor="text1"/>
                                  <w:sz w:val="16"/>
                                  <w:szCs w:val="18"/>
                                  <w14:textFill>
                                    <w14:solidFill>
                                      <w14:schemeClr w14:val="tx1"/>
                                    </w14:solidFill>
                                  </w14:textFill>
                                </w:rPr>
                              </w:pPr>
                            </w:p>
                          </w:txbxContent>
                        </wps:txbx>
                        <wps:bodyPr rot="0" vert="horz" wrap="square" lIns="36000" tIns="36000" rIns="36000" bIns="36000" anchor="ctr" anchorCtr="0" upright="1">
                          <a:noAutofit/>
                        </wps:bodyPr>
                      </wps:wsp>
                      <wps:wsp>
                        <wps:cNvPr id="86" name="矩形 29"/>
                        <wps:cNvSpPr>
                          <a:spLocks noChangeArrowheads="1"/>
                        </wps:cNvSpPr>
                        <wps:spPr bwMode="auto">
                          <a:xfrm>
                            <a:off x="560070" y="1831975"/>
                            <a:ext cx="817245" cy="194945"/>
                          </a:xfrm>
                          <a:prstGeom prst="rect">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miter lim="800000"/>
                          </a:ln>
                          <a:effectLst>
                            <a:outerShdw dist="20000" dir="5400000" rotWithShape="0">
                              <a:srgbClr val="000000">
                                <a:alpha val="37999"/>
                              </a:srgbClr>
                            </a:outerShdw>
                          </a:effectLst>
                        </wps:spPr>
                        <wps:txbx>
                          <w:txbxContent>
                            <w:p w14:paraId="74E8EDB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大学数学A（1）</w:t>
                              </w:r>
                            </w:p>
                          </w:txbxContent>
                        </wps:txbx>
                        <wps:bodyPr rot="0" vert="horz" wrap="square" lIns="36000" tIns="36000" rIns="36000" bIns="36000" anchor="ctr" anchorCtr="0" upright="1">
                          <a:noAutofit/>
                        </wps:bodyPr>
                      </wps:wsp>
                      <wps:wsp>
                        <wps:cNvPr id="87" name="矩形 18"/>
                        <wps:cNvSpPr>
                          <a:spLocks noChangeArrowheads="1"/>
                        </wps:cNvSpPr>
                        <wps:spPr bwMode="auto">
                          <a:xfrm>
                            <a:off x="560070" y="2277745"/>
                            <a:ext cx="817245" cy="215900"/>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5DC4C3F3">
                              <w:pPr>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建筑学概论</w:t>
                              </w:r>
                            </w:p>
                          </w:txbxContent>
                        </wps:txbx>
                        <wps:bodyPr rot="0" vert="horz" wrap="square" lIns="36000" tIns="36000" rIns="36000" bIns="36000" anchor="ctr" anchorCtr="0" upright="1">
                          <a:noAutofit/>
                        </wps:bodyPr>
                      </wps:wsp>
                      <wps:wsp>
                        <wps:cNvPr id="88" name="矩形 28"/>
                        <wps:cNvSpPr>
                          <a:spLocks noChangeArrowheads="1"/>
                        </wps:cNvSpPr>
                        <wps:spPr bwMode="auto">
                          <a:xfrm>
                            <a:off x="560070" y="2545715"/>
                            <a:ext cx="1523365"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4FAB9207">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设计基础（1-2）</w:t>
                              </w:r>
                            </w:p>
                          </w:txbxContent>
                        </wps:txbx>
                        <wps:bodyPr rot="0" vert="horz" wrap="square" lIns="36000" tIns="36000" rIns="36000" bIns="36000" anchor="ctr" anchorCtr="0" upright="1">
                          <a:noAutofit/>
                        </wps:bodyPr>
                      </wps:wsp>
                      <wps:wsp>
                        <wps:cNvPr id="89" name="矩形 18"/>
                        <wps:cNvSpPr>
                          <a:spLocks noChangeArrowheads="1"/>
                        </wps:cNvSpPr>
                        <wps:spPr bwMode="auto">
                          <a:xfrm>
                            <a:off x="563245" y="2780665"/>
                            <a:ext cx="824230" cy="215900"/>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1D3C9408">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建筑图学1</w:t>
                              </w:r>
                            </w:p>
                          </w:txbxContent>
                        </wps:txbx>
                        <wps:bodyPr rot="0" vert="horz" wrap="square" lIns="36000" tIns="36000" rIns="36000" bIns="36000" anchor="ctr" anchorCtr="0" upright="1">
                          <a:noAutofit/>
                        </wps:bodyPr>
                      </wps:wsp>
                      <wps:wsp>
                        <wps:cNvPr id="90" name="矩形 18"/>
                        <wps:cNvSpPr>
                          <a:spLocks noChangeArrowheads="1"/>
                        </wps:cNvSpPr>
                        <wps:spPr bwMode="auto">
                          <a:xfrm>
                            <a:off x="1372235" y="584200"/>
                            <a:ext cx="5219065" cy="21590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5684D739">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通识通选课程（2-8）通识教育网络课程（2-8）</w:t>
                              </w:r>
                            </w:p>
                          </w:txbxContent>
                        </wps:txbx>
                        <wps:bodyPr rot="0" vert="horz" wrap="square" lIns="36000" tIns="36000" rIns="36000" bIns="36000" anchor="ctr" anchorCtr="0" upright="1">
                          <a:noAutofit/>
                        </wps:bodyPr>
                      </wps:wsp>
                      <wps:wsp>
                        <wps:cNvPr id="91" name="矩形 18"/>
                        <wps:cNvSpPr>
                          <a:spLocks noChangeArrowheads="1"/>
                        </wps:cNvSpPr>
                        <wps:spPr bwMode="auto">
                          <a:xfrm>
                            <a:off x="570230" y="3025775"/>
                            <a:ext cx="1516380" cy="202565"/>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0B559A6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建筑美术（1-</w:t>
                              </w:r>
                              <w:r>
                                <w:rPr>
                                  <w:rFonts w:hint="eastAsia" w:ascii="宋体" w:hAnsi="宋体"/>
                                  <w:color w:val="000000" w:themeColor="text1"/>
                                  <w:sz w:val="16"/>
                                  <w:szCs w:val="18"/>
                                  <w:lang w:val="en-US" w:eastAsia="zh-CN"/>
                                  <w14:textFill>
                                    <w14:solidFill>
                                      <w14:schemeClr w14:val="tx1"/>
                                    </w14:solidFill>
                                  </w14:textFill>
                                </w:rPr>
                                <w:t>2</w:t>
                              </w:r>
                              <w:r>
                                <w:rPr>
                                  <w:rFonts w:hint="eastAsia" w:ascii="宋体" w:hAnsi="宋体"/>
                                  <w:color w:val="000000" w:themeColor="text1"/>
                                  <w:sz w:val="16"/>
                                  <w:szCs w:val="18"/>
                                  <w14:textFill>
                                    <w14:solidFill>
                                      <w14:schemeClr w14:val="tx1"/>
                                    </w14:solidFill>
                                  </w14:textFill>
                                </w:rPr>
                                <w:t>）</w:t>
                              </w:r>
                            </w:p>
                          </w:txbxContent>
                        </wps:txbx>
                        <wps:bodyPr rot="0" vert="horz" wrap="square" lIns="36000" tIns="36000" rIns="36000" bIns="36000" anchor="ctr" anchorCtr="0" upright="1">
                          <a:noAutofit/>
                        </wps:bodyPr>
                      </wps:wsp>
                      <wps:wsp>
                        <wps:cNvPr id="92" name="矩形 28"/>
                        <wps:cNvSpPr>
                          <a:spLocks noChangeArrowheads="1"/>
                        </wps:cNvSpPr>
                        <wps:spPr bwMode="auto">
                          <a:xfrm>
                            <a:off x="1379220" y="1603375"/>
                            <a:ext cx="368300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74BFDAFC">
                              <w:pPr>
                                <w:jc w:val="center"/>
                              </w:pPr>
                              <w:r>
                                <w:rPr>
                                  <w:rFonts w:hint="eastAsia" w:ascii="宋体" w:hAnsi="宋体"/>
                                  <w:color w:val="000000" w:themeColor="text1"/>
                                  <w:sz w:val="16"/>
                                  <w:szCs w:val="18"/>
                                  <w14:textFill>
                                    <w14:solidFill>
                                      <w14:schemeClr w14:val="tx1"/>
                                    </w14:solidFill>
                                  </w14:textFill>
                                </w:rPr>
                                <w:t>艺术教育课程（2</w:t>
                              </w:r>
                              <w:r>
                                <w:rPr>
                                  <w:rFonts w:ascii="宋体" w:hAnsi="宋体"/>
                                  <w:color w:val="000000" w:themeColor="text1"/>
                                  <w:sz w:val="16"/>
                                  <w:szCs w:val="18"/>
                                  <w14:textFill>
                                    <w14:solidFill>
                                      <w14:schemeClr w14:val="tx1"/>
                                    </w14:solidFill>
                                  </w14:textFill>
                                </w:rPr>
                                <w:t>-</w:t>
                              </w:r>
                              <w:r>
                                <w:rPr>
                                  <w:rFonts w:hint="eastAsia" w:ascii="宋体" w:hAnsi="宋体"/>
                                  <w:color w:val="000000" w:themeColor="text1"/>
                                  <w:sz w:val="16"/>
                                  <w:szCs w:val="18"/>
                                  <w14:textFill>
                                    <w14:solidFill>
                                      <w14:schemeClr w14:val="tx1"/>
                                    </w14:solidFill>
                                  </w14:textFill>
                                </w:rPr>
                                <w:t>6）</w:t>
                              </w:r>
                            </w:p>
                          </w:txbxContent>
                        </wps:txbx>
                        <wps:bodyPr rot="0" vert="horz" wrap="square" lIns="36000" tIns="36000" rIns="36000" bIns="36000" anchor="ctr" anchorCtr="0" upright="1">
                          <a:noAutofit/>
                        </wps:bodyPr>
                      </wps:wsp>
                      <wps:wsp>
                        <wps:cNvPr id="93" name="矩形 18"/>
                        <wps:cNvSpPr>
                          <a:spLocks noChangeArrowheads="1"/>
                        </wps:cNvSpPr>
                        <wps:spPr bwMode="auto">
                          <a:xfrm>
                            <a:off x="1377950" y="2061845"/>
                            <a:ext cx="704850" cy="20256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303AD963">
                              <w:pPr>
                                <w:snapToGrid w:val="0"/>
                                <w:spacing w:line="360" w:lineRule="auto"/>
                                <w:jc w:val="center"/>
                                <w:rPr>
                                  <w:rFonts w:ascii="宋体" w:hAnsi="宋体"/>
                                  <w:color w:val="000000" w:themeColor="text1"/>
                                  <w:sz w:val="13"/>
                                  <w:szCs w:val="18"/>
                                  <w14:textFill>
                                    <w14:solidFill>
                                      <w14:schemeClr w14:val="tx1"/>
                                    </w14:solidFill>
                                  </w14:textFill>
                                </w:rPr>
                              </w:pPr>
                              <w:r>
                                <w:rPr>
                                  <w:rFonts w:hint="eastAsia" w:ascii="宋体" w:hAnsi="宋体"/>
                                  <w:color w:val="000000" w:themeColor="text1"/>
                                  <w:sz w:val="13"/>
                                  <w:szCs w:val="18"/>
                                  <w14:textFill>
                                    <w14:solidFill>
                                      <w14:schemeClr w14:val="tx1"/>
                                    </w14:solidFill>
                                  </w14:textFill>
                                </w:rPr>
                                <w:t>建筑认识实习1</w:t>
                              </w:r>
                            </w:p>
                          </w:txbxContent>
                        </wps:txbx>
                        <wps:bodyPr rot="0" vert="horz" wrap="square" lIns="36000" tIns="36000" rIns="36000" bIns="36000" anchor="ctr" anchorCtr="0" upright="1">
                          <a:noAutofit/>
                        </wps:bodyPr>
                      </wps:wsp>
                      <wps:wsp>
                        <wps:cNvPr id="95" name="矩形 28"/>
                        <wps:cNvSpPr>
                          <a:spLocks noChangeArrowheads="1"/>
                        </wps:cNvSpPr>
                        <wps:spPr bwMode="auto">
                          <a:xfrm>
                            <a:off x="2727325" y="3268980"/>
                            <a:ext cx="78232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72FA503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建筑构造1</w:t>
                              </w:r>
                            </w:p>
                          </w:txbxContent>
                        </wps:txbx>
                        <wps:bodyPr rot="0" vert="horz" wrap="square" lIns="36000" tIns="36000" rIns="36000" bIns="36000" anchor="ctr" anchorCtr="0" upright="1">
                          <a:noAutofit/>
                        </wps:bodyPr>
                      </wps:wsp>
                      <wps:wsp>
                        <wps:cNvPr id="96" name="矩形 28"/>
                        <wps:cNvSpPr>
                          <a:spLocks noChangeArrowheads="1"/>
                        </wps:cNvSpPr>
                        <wps:spPr bwMode="auto">
                          <a:xfrm>
                            <a:off x="3510280" y="3496310"/>
                            <a:ext cx="779145"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24D83CFC">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外国建筑史</w:t>
                              </w:r>
                            </w:p>
                          </w:txbxContent>
                        </wps:txbx>
                        <wps:bodyPr rot="0" vert="horz" wrap="square" lIns="36000" tIns="36000" rIns="36000" bIns="36000" anchor="ctr" anchorCtr="0" upright="1">
                          <a:noAutofit/>
                        </wps:bodyPr>
                      </wps:wsp>
                      <wps:wsp>
                        <wps:cNvPr id="97" name="矩形 18"/>
                        <wps:cNvSpPr>
                          <a:spLocks noChangeArrowheads="1"/>
                        </wps:cNvSpPr>
                        <wps:spPr bwMode="auto">
                          <a:xfrm>
                            <a:off x="5076190" y="4253230"/>
                            <a:ext cx="762635" cy="21590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383F8FC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生产实习</w:t>
                              </w:r>
                            </w:p>
                          </w:txbxContent>
                        </wps:txbx>
                        <wps:bodyPr rot="0" vert="horz" wrap="square" lIns="36000" tIns="36000" rIns="36000" bIns="36000" anchor="ctr" anchorCtr="0" upright="1">
                          <a:noAutofit/>
                        </wps:bodyPr>
                      </wps:wsp>
                      <wps:wsp>
                        <wps:cNvPr id="98" name="矩形 35"/>
                        <wps:cNvSpPr>
                          <a:spLocks noChangeArrowheads="1"/>
                        </wps:cNvSpPr>
                        <wps:spPr bwMode="auto">
                          <a:xfrm>
                            <a:off x="2082800" y="3723640"/>
                            <a:ext cx="4520565" cy="215900"/>
                          </a:xfrm>
                          <a:prstGeom prst="rect">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miter lim="800000"/>
                          </a:ln>
                          <a:effectLst>
                            <a:outerShdw dist="20000" dir="5400000" rotWithShape="0">
                              <a:srgbClr val="000000">
                                <a:alpha val="37999"/>
                              </a:srgbClr>
                            </a:outerShdw>
                          </a:effectLst>
                        </wps:spPr>
                        <wps:txbx>
                          <w:txbxContent>
                            <w:p w14:paraId="7DABC07A">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建筑设计（1-6）</w:t>
                              </w:r>
                            </w:p>
                          </w:txbxContent>
                        </wps:txbx>
                        <wps:bodyPr rot="0" vert="horz" wrap="square" lIns="36000" tIns="36000" rIns="36000" bIns="36000" anchor="ctr" anchorCtr="0" upright="1">
                          <a:noAutofit/>
                        </wps:bodyPr>
                      </wps:wsp>
                      <wps:wsp>
                        <wps:cNvPr id="99" name="矩形 27"/>
                        <wps:cNvSpPr>
                          <a:spLocks noChangeArrowheads="1"/>
                        </wps:cNvSpPr>
                        <wps:spPr bwMode="auto">
                          <a:xfrm>
                            <a:off x="2727325" y="3496310"/>
                            <a:ext cx="782320" cy="215265"/>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4F001F32">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中国建筑史</w:t>
                              </w:r>
                            </w:p>
                          </w:txbxContent>
                        </wps:txbx>
                        <wps:bodyPr rot="0" vert="horz" wrap="square" lIns="36000" tIns="36000" rIns="36000" bIns="36000" anchor="ctr" anchorCtr="0" upright="1">
                          <a:noAutofit/>
                        </wps:bodyPr>
                      </wps:wsp>
                      <wps:wsp>
                        <wps:cNvPr id="100" name="矩形 27"/>
                        <wps:cNvSpPr>
                          <a:spLocks noChangeArrowheads="1"/>
                        </wps:cNvSpPr>
                        <wps:spPr bwMode="auto">
                          <a:xfrm>
                            <a:off x="4272280" y="3268980"/>
                            <a:ext cx="797560"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79BAAA91">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建筑结构及选型</w:t>
                              </w:r>
                            </w:p>
                          </w:txbxContent>
                        </wps:txbx>
                        <wps:bodyPr rot="0" vert="horz" wrap="square" lIns="36000" tIns="36000" rIns="36000" bIns="36000" anchor="ctr" anchorCtr="0" upright="1">
                          <a:noAutofit/>
                        </wps:bodyPr>
                      </wps:wsp>
                      <wps:wsp>
                        <wps:cNvPr id="101" name="矩形 28"/>
                        <wps:cNvSpPr>
                          <a:spLocks noChangeArrowheads="1"/>
                        </wps:cNvSpPr>
                        <wps:spPr bwMode="auto">
                          <a:xfrm>
                            <a:off x="5069205" y="3264535"/>
                            <a:ext cx="76327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6F565CC4">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建筑物理</w:t>
                              </w:r>
                            </w:p>
                          </w:txbxContent>
                        </wps:txbx>
                        <wps:bodyPr rot="0" vert="horz" wrap="square" lIns="36000" tIns="36000" rIns="36000" bIns="36000" anchor="ctr" anchorCtr="0" upright="1">
                          <a:noAutofit/>
                        </wps:bodyPr>
                      </wps:wsp>
                      <wps:wsp>
                        <wps:cNvPr id="102" name="矩形 25"/>
                        <wps:cNvSpPr>
                          <a:spLocks noChangeArrowheads="1"/>
                        </wps:cNvSpPr>
                        <wps:spPr bwMode="auto">
                          <a:xfrm>
                            <a:off x="6603365" y="33655"/>
                            <a:ext cx="762000" cy="344805"/>
                          </a:xfrm>
                          <a:prstGeom prst="rect">
                            <a:avLst/>
                          </a:prstGeom>
                          <a:solidFill>
                            <a:schemeClr val="accent4">
                              <a:lumMod val="100000"/>
                              <a:lumOff val="0"/>
                              <a:alpha val="50195"/>
                            </a:schemeClr>
                          </a:solidFill>
                          <a:ln>
                            <a:noFill/>
                          </a:ln>
                        </wps:spPr>
                        <wps:txbx>
                          <w:txbxContent>
                            <w:p w14:paraId="1B5935DE">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第九学期</w:t>
                              </w:r>
                            </w:p>
                          </w:txbxContent>
                        </wps:txbx>
                        <wps:bodyPr rot="0" vert="horz" wrap="square" lIns="91440" tIns="45720" rIns="91440" bIns="45720" anchor="ctr" anchorCtr="0" upright="1">
                          <a:noAutofit/>
                        </wps:bodyPr>
                      </wps:wsp>
                      <wps:wsp>
                        <wps:cNvPr id="103" name="矩形 26"/>
                        <wps:cNvSpPr>
                          <a:spLocks noChangeArrowheads="1"/>
                        </wps:cNvSpPr>
                        <wps:spPr bwMode="auto">
                          <a:xfrm>
                            <a:off x="7364095" y="33655"/>
                            <a:ext cx="770255" cy="344805"/>
                          </a:xfrm>
                          <a:prstGeom prst="rect">
                            <a:avLst/>
                          </a:prstGeom>
                          <a:solidFill>
                            <a:schemeClr val="accent4">
                              <a:lumMod val="100000"/>
                              <a:lumOff val="0"/>
                              <a:alpha val="50195"/>
                            </a:schemeClr>
                          </a:solidFill>
                          <a:ln>
                            <a:noFill/>
                          </a:ln>
                        </wps:spPr>
                        <wps:txbx>
                          <w:txbxContent>
                            <w:p w14:paraId="615ECB7F">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第十学期</w:t>
                              </w:r>
                            </w:p>
                          </w:txbxContent>
                        </wps:txbx>
                        <wps:bodyPr rot="0" vert="horz" wrap="square" lIns="91440" tIns="45720" rIns="91440" bIns="45720" anchor="ctr" anchorCtr="0" upright="1">
                          <a:noAutofit/>
                        </wps:bodyPr>
                      </wps:wsp>
                      <wps:wsp>
                        <wps:cNvPr id="104" name="直接连接符 12"/>
                        <wps:cNvCnPr/>
                        <wps:spPr bwMode="auto">
                          <a:xfrm>
                            <a:off x="7365365" y="0"/>
                            <a:ext cx="635" cy="4679950"/>
                          </a:xfrm>
                          <a:prstGeom prst="line">
                            <a:avLst/>
                          </a:prstGeom>
                          <a:noFill/>
                          <a:ln w="9525">
                            <a:solidFill>
                              <a:schemeClr val="accent1">
                                <a:lumMod val="95000"/>
                                <a:lumOff val="0"/>
                              </a:schemeClr>
                            </a:solidFill>
                            <a:round/>
                          </a:ln>
                        </wps:spPr>
                        <wps:bodyPr/>
                      </wps:wsp>
                      <wps:wsp>
                        <wps:cNvPr id="105" name="直接连接符 12"/>
                        <wps:cNvCnPr/>
                        <wps:spPr bwMode="auto">
                          <a:xfrm>
                            <a:off x="8134350" y="0"/>
                            <a:ext cx="635" cy="4679950"/>
                          </a:xfrm>
                          <a:prstGeom prst="line">
                            <a:avLst/>
                          </a:prstGeom>
                          <a:noFill/>
                          <a:ln w="9525">
                            <a:solidFill>
                              <a:schemeClr val="accent1">
                                <a:lumMod val="95000"/>
                                <a:lumOff val="0"/>
                              </a:schemeClr>
                            </a:solidFill>
                            <a:round/>
                          </a:ln>
                        </wps:spPr>
                        <wps:bodyPr/>
                      </wps:wsp>
                      <wps:wsp>
                        <wps:cNvPr id="106" name="矩形 18"/>
                        <wps:cNvSpPr>
                          <a:spLocks noChangeArrowheads="1"/>
                        </wps:cNvSpPr>
                        <wps:spPr bwMode="auto">
                          <a:xfrm>
                            <a:off x="6577965" y="3268980"/>
                            <a:ext cx="815340" cy="23241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3372CB98">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建筑师业务实践</w:t>
                              </w:r>
                            </w:p>
                          </w:txbxContent>
                        </wps:txbx>
                        <wps:bodyPr rot="0" vert="horz" wrap="square" lIns="36000" tIns="36000" rIns="36000" bIns="36000" anchor="ctr" anchorCtr="0" upright="1">
                          <a:noAutofit/>
                        </wps:bodyPr>
                      </wps:wsp>
                      <wps:wsp>
                        <wps:cNvPr id="107" name="矩形 28"/>
                        <wps:cNvSpPr>
                          <a:spLocks noChangeArrowheads="1"/>
                        </wps:cNvSpPr>
                        <wps:spPr bwMode="auto">
                          <a:xfrm>
                            <a:off x="7371715" y="4474210"/>
                            <a:ext cx="76327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7CD20A1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毕业设计</w:t>
                              </w:r>
                            </w:p>
                          </w:txbxContent>
                        </wps:txbx>
                        <wps:bodyPr rot="0" vert="horz" wrap="square" lIns="36000" tIns="36000" rIns="36000" bIns="36000" anchor="ctr" anchorCtr="0" upright="1">
                          <a:noAutofit/>
                        </wps:bodyPr>
                      </wps:wsp>
                      <wps:wsp>
                        <wps:cNvPr id="108" name="矩形 27"/>
                        <wps:cNvSpPr>
                          <a:spLocks noChangeArrowheads="1"/>
                        </wps:cNvSpPr>
                        <wps:spPr bwMode="auto">
                          <a:xfrm>
                            <a:off x="4276090" y="810260"/>
                            <a:ext cx="799465"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3BE69666">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创业基础（6）</w:t>
                              </w:r>
                            </w:p>
                          </w:txbxContent>
                        </wps:txbx>
                        <wps:bodyPr rot="0" vert="horz" wrap="square" lIns="36000" tIns="36000" rIns="36000" bIns="36000" anchor="ctr" anchorCtr="0" upright="1">
                          <a:noAutofit/>
                        </wps:bodyPr>
                      </wps:wsp>
                      <wps:wsp>
                        <wps:cNvPr id="109" name="矩形 27"/>
                        <wps:cNvSpPr>
                          <a:spLocks noChangeArrowheads="1"/>
                        </wps:cNvSpPr>
                        <wps:spPr bwMode="auto">
                          <a:xfrm>
                            <a:off x="1386840" y="2780030"/>
                            <a:ext cx="699770"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0AFF9995">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建筑图学2</w:t>
                              </w:r>
                            </w:p>
                          </w:txbxContent>
                        </wps:txbx>
                        <wps:bodyPr rot="0" vert="horz" wrap="square" lIns="36000" tIns="36000" rIns="36000" bIns="36000" anchor="ctr" anchorCtr="0" upright="1">
                          <a:noAutofit/>
                        </wps:bodyPr>
                      </wps:wsp>
                      <wps:wsp>
                        <wps:cNvPr id="110" name="矩形 29"/>
                        <wps:cNvSpPr>
                          <a:spLocks noChangeArrowheads="1"/>
                        </wps:cNvSpPr>
                        <wps:spPr bwMode="auto">
                          <a:xfrm>
                            <a:off x="2642870" y="2055495"/>
                            <a:ext cx="898525" cy="234950"/>
                          </a:xfrm>
                          <a:prstGeom prst="rect">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miter lim="800000"/>
                          </a:ln>
                          <a:effectLst>
                            <a:outerShdw dist="20000" dir="5400000" rotWithShape="0">
                              <a:srgbClr val="000000">
                                <a:alpha val="37999"/>
                              </a:srgbClr>
                            </a:outerShdw>
                          </a:effectLst>
                        </wps:spPr>
                        <wps:txbx>
                          <w:txbxContent>
                            <w:p w14:paraId="61EB69F5">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公共建筑设计原理</w:t>
                              </w:r>
                            </w:p>
                          </w:txbxContent>
                        </wps:txbx>
                        <wps:bodyPr rot="0" vert="horz" wrap="square" lIns="36000" tIns="36000" rIns="36000" bIns="36000" anchor="ctr" anchorCtr="0" upright="1">
                          <a:noAutofit/>
                        </wps:bodyPr>
                      </wps:wsp>
                      <wps:wsp>
                        <wps:cNvPr id="111" name="矩形 28"/>
                        <wps:cNvSpPr>
                          <a:spLocks noChangeArrowheads="1"/>
                        </wps:cNvSpPr>
                        <wps:spPr bwMode="auto">
                          <a:xfrm>
                            <a:off x="3509645" y="3963035"/>
                            <a:ext cx="786130" cy="2921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64F78DC0">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中国古建筑</w:t>
                              </w:r>
                            </w:p>
                            <w:p w14:paraId="5398174E">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测绘实习</w:t>
                              </w:r>
                            </w:p>
                          </w:txbxContent>
                        </wps:txbx>
                        <wps:bodyPr rot="0" vert="horz" wrap="square" lIns="36000" tIns="36000" rIns="36000" bIns="36000" anchor="ctr" anchorCtr="0" upright="1">
                          <a:noAutofit/>
                        </wps:bodyPr>
                      </wps:wsp>
                      <wps:wsp>
                        <wps:cNvPr id="112" name="矩形 18"/>
                        <wps:cNvSpPr>
                          <a:spLocks noChangeArrowheads="1"/>
                        </wps:cNvSpPr>
                        <wps:spPr bwMode="auto">
                          <a:xfrm>
                            <a:off x="5069840" y="3491865"/>
                            <a:ext cx="762635" cy="210185"/>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496EBCD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建筑构造2</w:t>
                              </w:r>
                            </w:p>
                          </w:txbxContent>
                        </wps:txbx>
                        <wps:bodyPr rot="0" vert="horz" wrap="square" lIns="36000" tIns="36000" rIns="36000" bIns="36000" anchor="ctr" anchorCtr="0" upright="1">
                          <a:noAutofit/>
                        </wps:bodyPr>
                      </wps:wsp>
                      <wps:wsp>
                        <wps:cNvPr id="113" name="矩形 27"/>
                        <wps:cNvSpPr>
                          <a:spLocks noChangeArrowheads="1"/>
                        </wps:cNvSpPr>
                        <wps:spPr bwMode="auto">
                          <a:xfrm>
                            <a:off x="4307205" y="3966845"/>
                            <a:ext cx="797560"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54E98B5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城乡规划原理</w:t>
                              </w:r>
                            </w:p>
                          </w:txbxContent>
                        </wps:txbx>
                        <wps:bodyPr rot="0" vert="horz" wrap="square" lIns="36000" tIns="36000" rIns="36000" bIns="36000" anchor="ctr" anchorCtr="0" upright="1">
                          <a:noAutofit/>
                        </wps:bodyPr>
                      </wps:wsp>
                      <wps:wsp>
                        <wps:cNvPr id="114" name="矩形 18"/>
                        <wps:cNvSpPr>
                          <a:spLocks noChangeArrowheads="1"/>
                        </wps:cNvSpPr>
                        <wps:spPr bwMode="auto">
                          <a:xfrm>
                            <a:off x="5073015" y="3954145"/>
                            <a:ext cx="764540" cy="269240"/>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4E239251">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太行住居文化与乡土建筑</w:t>
                              </w:r>
                            </w:p>
                          </w:txbxContent>
                        </wps:txbx>
                        <wps:bodyPr rot="0" vert="horz" wrap="square" lIns="36000" tIns="36000" rIns="36000" bIns="36000" anchor="ctr" anchorCtr="0" upright="1">
                          <a:noAutofit/>
                        </wps:bodyPr>
                      </wps:wsp>
                      <wps:wsp>
                        <wps:cNvPr id="115" name="矩形 28"/>
                        <wps:cNvSpPr>
                          <a:spLocks noChangeArrowheads="1"/>
                        </wps:cNvSpPr>
                        <wps:spPr bwMode="auto">
                          <a:xfrm>
                            <a:off x="3514725" y="2545715"/>
                            <a:ext cx="761365"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66797C7E">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中外美术欣赏</w:t>
                              </w:r>
                            </w:p>
                          </w:txbxContent>
                        </wps:txbx>
                        <wps:bodyPr rot="0" vert="horz" wrap="square" lIns="36000" tIns="36000" rIns="36000" bIns="36000" anchor="ctr" anchorCtr="0" upright="1">
                          <a:noAutofit/>
                        </wps:bodyPr>
                      </wps:wsp>
                      <wps:wsp>
                        <wps:cNvPr id="116" name="矩形 29"/>
                        <wps:cNvSpPr>
                          <a:spLocks noChangeArrowheads="1"/>
                        </wps:cNvSpPr>
                        <wps:spPr bwMode="auto">
                          <a:xfrm>
                            <a:off x="5044440" y="2066925"/>
                            <a:ext cx="806450" cy="194945"/>
                          </a:xfrm>
                          <a:prstGeom prst="rect">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miter lim="800000"/>
                          </a:ln>
                          <a:effectLst>
                            <a:outerShdw dist="20000" dir="5400000" rotWithShape="0">
                              <a:srgbClr val="000000">
                                <a:alpha val="37999"/>
                              </a:srgbClr>
                            </a:outerShdw>
                          </a:effectLst>
                        </wps:spPr>
                        <wps:txbx>
                          <w:txbxContent>
                            <w:p w14:paraId="15A33FC7">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lang w:val="en-US" w:eastAsia="zh-CN"/>
                                  <w14:textFill>
                                    <w14:solidFill>
                                      <w14:schemeClr w14:val="tx1"/>
                                    </w14:solidFill>
                                  </w14:textFill>
                                </w:rPr>
                                <w:t>建筑经济与</w:t>
                              </w:r>
                              <w:r>
                                <w:rPr>
                                  <w:rFonts w:hint="eastAsia" w:ascii="宋体" w:hAnsi="宋体"/>
                                  <w:color w:val="000000" w:themeColor="text1"/>
                                  <w:sz w:val="16"/>
                                  <w:szCs w:val="18"/>
                                  <w14:textFill>
                                    <w14:solidFill>
                                      <w14:schemeClr w14:val="tx1"/>
                                    </w14:solidFill>
                                  </w14:textFill>
                                </w:rPr>
                                <w:t>管理</w:t>
                              </w:r>
                            </w:p>
                          </w:txbxContent>
                        </wps:txbx>
                        <wps:bodyPr rot="0" vert="horz" wrap="square" lIns="36000" tIns="36000" rIns="36000" bIns="36000" anchor="ctr" anchorCtr="0" upright="1">
                          <a:noAutofit/>
                        </wps:bodyPr>
                      </wps:wsp>
                      <wps:wsp>
                        <wps:cNvPr id="117" name="矩形 18"/>
                        <wps:cNvSpPr>
                          <a:spLocks noChangeArrowheads="1"/>
                        </wps:cNvSpPr>
                        <wps:spPr bwMode="auto">
                          <a:xfrm>
                            <a:off x="4290060" y="2282825"/>
                            <a:ext cx="786130" cy="21590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54BD1F68">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测量学</w:t>
                              </w:r>
                            </w:p>
                          </w:txbxContent>
                        </wps:txbx>
                        <wps:bodyPr rot="0" vert="horz" wrap="square" lIns="36000" tIns="36000" rIns="36000" bIns="36000" anchor="ctr" anchorCtr="0" upright="1">
                          <a:noAutofit/>
                        </wps:bodyPr>
                      </wps:wsp>
                      <wps:wsp>
                        <wps:cNvPr id="118" name="矩形 18"/>
                        <wps:cNvSpPr>
                          <a:spLocks noChangeArrowheads="1"/>
                        </wps:cNvSpPr>
                        <wps:spPr bwMode="auto">
                          <a:xfrm>
                            <a:off x="5837555" y="1832610"/>
                            <a:ext cx="753110"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20A2B1A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景观与环境</w:t>
                              </w:r>
                            </w:p>
                          </w:txbxContent>
                        </wps:txbx>
                        <wps:bodyPr rot="0" vert="horz" wrap="square" lIns="36000" tIns="36000" rIns="36000" bIns="36000" anchor="ctr" anchorCtr="0" upright="1">
                          <a:noAutofit/>
                        </wps:bodyPr>
                      </wps:wsp>
                      <wps:wsp>
                        <wps:cNvPr id="119" name="矩形 18"/>
                        <wps:cNvSpPr>
                          <a:spLocks noChangeArrowheads="1"/>
                        </wps:cNvSpPr>
                        <wps:spPr bwMode="auto">
                          <a:xfrm>
                            <a:off x="5081270" y="2289810"/>
                            <a:ext cx="764540"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5596EAC1">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城市设计</w:t>
                              </w:r>
                            </w:p>
                          </w:txbxContent>
                        </wps:txbx>
                        <wps:bodyPr rot="0" vert="horz" wrap="square" lIns="36000" tIns="36000" rIns="36000" bIns="36000" anchor="ctr" anchorCtr="0" upright="1">
                          <a:noAutofit/>
                        </wps:bodyPr>
                      </wps:wsp>
                      <wps:wsp>
                        <wps:cNvPr id="120" name="矩形 27"/>
                        <wps:cNvSpPr>
                          <a:spLocks noChangeArrowheads="1"/>
                        </wps:cNvSpPr>
                        <wps:spPr bwMode="auto">
                          <a:xfrm>
                            <a:off x="4282440" y="2515870"/>
                            <a:ext cx="787400"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37D54F7C">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建筑法规</w:t>
                              </w:r>
                            </w:p>
                          </w:txbxContent>
                        </wps:txbx>
                        <wps:bodyPr rot="0" vert="horz" wrap="square" lIns="36000" tIns="36000" rIns="36000" bIns="36000" anchor="ctr" anchorCtr="0" upright="1">
                          <a:noAutofit/>
                        </wps:bodyPr>
                      </wps:wsp>
                      <wps:wsp>
                        <wps:cNvPr id="121" name="矩形 28"/>
                        <wps:cNvSpPr>
                          <a:spLocks noChangeArrowheads="1"/>
                        </wps:cNvSpPr>
                        <wps:spPr bwMode="auto">
                          <a:xfrm>
                            <a:off x="5073650" y="2522855"/>
                            <a:ext cx="761365" cy="32131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45A1BDA0">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绿色建筑</w:t>
                              </w:r>
                            </w:p>
                            <w:p w14:paraId="012EFB7B">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环境模拟</w:t>
                              </w:r>
                            </w:p>
                          </w:txbxContent>
                        </wps:txbx>
                        <wps:bodyPr rot="0" vert="horz" wrap="square" lIns="36000" tIns="36000" rIns="36000" bIns="36000" anchor="ctr" anchorCtr="0" upright="1">
                          <a:noAutofit/>
                        </wps:bodyPr>
                      </wps:wsp>
                      <wps:wsp>
                        <wps:cNvPr id="122" name="矩形 18"/>
                        <wps:cNvSpPr>
                          <a:spLocks noChangeArrowheads="1"/>
                        </wps:cNvSpPr>
                        <wps:spPr bwMode="auto">
                          <a:xfrm>
                            <a:off x="2086610" y="2536190"/>
                            <a:ext cx="621665" cy="21590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70062CC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建筑摄影</w:t>
                              </w:r>
                            </w:p>
                          </w:txbxContent>
                        </wps:txbx>
                        <wps:bodyPr rot="0" vert="horz" wrap="square" lIns="36000" tIns="36000" rIns="36000" bIns="36000" anchor="ctr" anchorCtr="0" upright="1">
                          <a:noAutofit/>
                        </wps:bodyPr>
                      </wps:wsp>
                      <wps:wsp>
                        <wps:cNvPr id="123" name="矩形 28"/>
                        <wps:cNvSpPr>
                          <a:spLocks noChangeArrowheads="1"/>
                        </wps:cNvSpPr>
                        <wps:spPr bwMode="auto">
                          <a:xfrm>
                            <a:off x="2090420" y="2299335"/>
                            <a:ext cx="141224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7C0F7C38">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建筑力学（1-2）</w:t>
                              </w:r>
                            </w:p>
                          </w:txbxContent>
                        </wps:txbx>
                        <wps:bodyPr rot="0" vert="horz" wrap="square" lIns="36000" tIns="36000" rIns="36000" bIns="36000" anchor="ctr" anchorCtr="0" upright="1">
                          <a:noAutofit/>
                        </wps:bodyPr>
                      </wps:wsp>
                      <wps:wsp>
                        <wps:cNvPr id="124" name="矩形 18"/>
                        <wps:cNvSpPr>
                          <a:spLocks noChangeArrowheads="1"/>
                        </wps:cNvSpPr>
                        <wps:spPr bwMode="auto">
                          <a:xfrm>
                            <a:off x="2741930" y="2541905"/>
                            <a:ext cx="775970"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6B84519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建筑形态构成</w:t>
                              </w:r>
                            </w:p>
                          </w:txbxContent>
                        </wps:txbx>
                        <wps:bodyPr rot="0" vert="horz" wrap="square" lIns="36000" tIns="36000" rIns="36000" bIns="36000" anchor="ctr" anchorCtr="0" upright="1">
                          <a:noAutofit/>
                        </wps:bodyPr>
                      </wps:wsp>
                      <wps:wsp>
                        <wps:cNvPr id="125" name="矩形 27"/>
                        <wps:cNvSpPr>
                          <a:spLocks noChangeArrowheads="1"/>
                        </wps:cNvSpPr>
                        <wps:spPr bwMode="auto">
                          <a:xfrm>
                            <a:off x="2084705" y="2064385"/>
                            <a:ext cx="594995"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2E47F551">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计算机应用</w:t>
                              </w:r>
                            </w:p>
                          </w:txbxContent>
                        </wps:txbx>
                        <wps:bodyPr rot="0" vert="horz" wrap="square" lIns="36000" tIns="36000" rIns="36000" bIns="36000" anchor="ctr" anchorCtr="0" upright="1">
                          <a:noAutofit/>
                        </wps:bodyPr>
                      </wps:wsp>
                      <wps:wsp>
                        <wps:cNvPr id="126" name="矩形 18"/>
                        <wps:cNvSpPr>
                          <a:spLocks noChangeArrowheads="1"/>
                        </wps:cNvSpPr>
                        <wps:spPr bwMode="auto">
                          <a:xfrm>
                            <a:off x="3502660" y="2301875"/>
                            <a:ext cx="777875"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4FF627CD">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室内设计</w:t>
                              </w:r>
                            </w:p>
                          </w:txbxContent>
                        </wps:txbx>
                        <wps:bodyPr rot="0" vert="horz" wrap="square" lIns="36000" tIns="36000" rIns="36000" bIns="36000" anchor="ctr" anchorCtr="0" upright="1">
                          <a:noAutofit/>
                        </wps:bodyPr>
                      </wps:wsp>
                      <wps:wsp>
                        <wps:cNvPr id="127" name="矩形 18"/>
                        <wps:cNvSpPr>
                          <a:spLocks noChangeArrowheads="1"/>
                        </wps:cNvSpPr>
                        <wps:spPr bwMode="auto">
                          <a:xfrm>
                            <a:off x="2090420" y="2783205"/>
                            <a:ext cx="641985"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25E5BC36">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建筑材料</w:t>
                              </w:r>
                            </w:p>
                          </w:txbxContent>
                        </wps:txbx>
                        <wps:bodyPr rot="0" vert="horz" wrap="square" lIns="36000" tIns="36000" rIns="36000" bIns="36000" anchor="ctr" anchorCtr="0" upright="1">
                          <a:noAutofit/>
                        </wps:bodyPr>
                      </wps:wsp>
                      <wps:wsp>
                        <wps:cNvPr id="130" name="矩形 27"/>
                        <wps:cNvSpPr>
                          <a:spLocks noChangeArrowheads="1"/>
                        </wps:cNvSpPr>
                        <wps:spPr bwMode="auto">
                          <a:xfrm>
                            <a:off x="3508375" y="2053590"/>
                            <a:ext cx="770255"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1B89F28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建筑画</w:t>
                              </w:r>
                            </w:p>
                          </w:txbxContent>
                        </wps:txbx>
                        <wps:bodyPr rot="0" vert="horz" wrap="square" lIns="36000" tIns="36000" rIns="36000" bIns="36000" anchor="ctr" anchorCtr="0" upright="1">
                          <a:noAutofit/>
                        </wps:bodyPr>
                      </wps:wsp>
                      <wps:wsp>
                        <wps:cNvPr id="131" name="矩形 18"/>
                        <wps:cNvSpPr>
                          <a:spLocks noChangeArrowheads="1"/>
                        </wps:cNvSpPr>
                        <wps:spPr bwMode="auto">
                          <a:xfrm>
                            <a:off x="3499485" y="3274695"/>
                            <a:ext cx="804545"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6BDABC8E">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建筑学专业外语</w:t>
                              </w:r>
                            </w:p>
                          </w:txbxContent>
                        </wps:txbx>
                        <wps:bodyPr rot="0" vert="horz" wrap="square" lIns="36000" tIns="36000" rIns="36000" bIns="36000" anchor="ctr" anchorCtr="0" upright="1">
                          <a:noAutofit/>
                        </wps:bodyPr>
                      </wps:wsp>
                      <wps:wsp>
                        <wps:cNvPr id="132" name="矩形 18"/>
                        <wps:cNvSpPr>
                          <a:spLocks noChangeArrowheads="1"/>
                        </wps:cNvSpPr>
                        <wps:spPr bwMode="auto">
                          <a:xfrm>
                            <a:off x="4295775" y="3498215"/>
                            <a:ext cx="770255"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09AB9A1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建筑设备工程</w:t>
                              </w:r>
                            </w:p>
                          </w:txbxContent>
                        </wps:txbx>
                        <wps:bodyPr rot="0" vert="horz" wrap="square" lIns="36000" tIns="36000" rIns="36000" bIns="36000" anchor="ctr" anchorCtr="0" upright="1">
                          <a:noAutofit/>
                        </wps:bodyPr>
                      </wps:wsp>
                      <wps:wsp>
                        <wps:cNvPr id="133" name="矩形 28"/>
                        <wps:cNvSpPr>
                          <a:spLocks noChangeArrowheads="1"/>
                        </wps:cNvSpPr>
                        <wps:spPr bwMode="auto">
                          <a:xfrm>
                            <a:off x="5074920" y="4429760"/>
                            <a:ext cx="773430" cy="268605"/>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3F346E54">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近现代建筑</w:t>
                              </w:r>
                            </w:p>
                            <w:p w14:paraId="6329BE24">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思潮及作品</w:t>
                              </w:r>
                            </w:p>
                          </w:txbxContent>
                        </wps:txbx>
                        <wps:bodyPr rot="0" vert="horz" wrap="square" lIns="36000" tIns="36000" rIns="36000" bIns="36000" anchor="ctr" anchorCtr="0" upright="1">
                          <a:noAutofit/>
                        </wps:bodyPr>
                      </wps:wsp>
                      <wps:wsp>
                        <wps:cNvPr id="134" name="矩形 27"/>
                        <wps:cNvSpPr>
                          <a:spLocks noChangeArrowheads="1"/>
                        </wps:cNvSpPr>
                        <wps:spPr bwMode="auto">
                          <a:xfrm>
                            <a:off x="5843270" y="3269615"/>
                            <a:ext cx="756920" cy="28067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3EB5AF10">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高层建筑设计</w:t>
                              </w:r>
                            </w:p>
                            <w:p w14:paraId="54060460">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原理</w:t>
                              </w:r>
                            </w:p>
                          </w:txbxContent>
                        </wps:txbx>
                        <wps:bodyPr rot="0" vert="horz" wrap="square" lIns="36000" tIns="36000" rIns="36000" bIns="36000" anchor="ctr" anchorCtr="0" upright="1">
                          <a:noAutofit/>
                        </wps:bodyPr>
                      </wps:wsp>
                      <wps:wsp>
                        <wps:cNvPr id="135" name="矩形 28"/>
                        <wps:cNvSpPr>
                          <a:spLocks noChangeArrowheads="1"/>
                        </wps:cNvSpPr>
                        <wps:spPr bwMode="auto">
                          <a:xfrm>
                            <a:off x="5843270" y="3961765"/>
                            <a:ext cx="757555"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408B537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建筑认识实习2</w:t>
                              </w:r>
                            </w:p>
                          </w:txbxContent>
                        </wps:txbx>
                        <wps:bodyPr rot="0" vert="horz" wrap="square" lIns="36000" tIns="36000" rIns="36000" bIns="36000" anchor="ctr" anchorCtr="0" upright="1">
                          <a:noAutofit/>
                        </wps:bodyPr>
                      </wps:wsp>
                      <wps:wsp>
                        <wps:cNvPr id="136" name="矩形 18"/>
                        <wps:cNvSpPr>
                          <a:spLocks noChangeArrowheads="1"/>
                        </wps:cNvSpPr>
                        <wps:spPr bwMode="auto">
                          <a:xfrm>
                            <a:off x="3522345" y="4282440"/>
                            <a:ext cx="762635" cy="21590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2D52971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场地设计</w:t>
                              </w:r>
                            </w:p>
                          </w:txbxContent>
                        </wps:txbx>
                        <wps:bodyPr rot="0" vert="horz" wrap="square" lIns="36000" tIns="36000" rIns="36000" bIns="36000" anchor="ctr" anchorCtr="0" upright="1">
                          <a:noAutofit/>
                        </wps:bodyPr>
                      </wps:wsp>
                      <wps:wsp>
                        <wps:cNvPr id="137" name="矩形 18"/>
                        <wps:cNvSpPr>
                          <a:spLocks noChangeArrowheads="1"/>
                        </wps:cNvSpPr>
                        <wps:spPr bwMode="auto">
                          <a:xfrm>
                            <a:off x="4293235" y="4206240"/>
                            <a:ext cx="764540" cy="269240"/>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139C876B">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建筑结构及</w:t>
                              </w:r>
                            </w:p>
                            <w:p w14:paraId="729BC54D">
                              <w:pPr>
                                <w:snapToGrid w:val="0"/>
                                <w:spacing w:line="160" w:lineRule="exact"/>
                                <w:jc w:val="center"/>
                                <w:rPr>
                                  <w:rFonts w:hint="eastAsia" w:ascii="宋体" w:hAnsi="宋体" w:eastAsia="宋体"/>
                                  <w:color w:val="000000" w:themeColor="text1"/>
                                  <w:sz w:val="16"/>
                                  <w:szCs w:val="18"/>
                                  <w:lang w:val="en-US" w:eastAsia="zh-CN"/>
                                  <w14:textFill>
                                    <w14:solidFill>
                                      <w14:schemeClr w14:val="tx1"/>
                                    </w14:solidFill>
                                  </w14:textFill>
                                </w:rPr>
                              </w:pPr>
                              <w:r>
                                <w:rPr>
                                  <w:rFonts w:hint="eastAsia" w:ascii="宋体" w:hAnsi="宋体"/>
                                  <w:color w:val="000000" w:themeColor="text1"/>
                                  <w:sz w:val="16"/>
                                  <w:szCs w:val="18"/>
                                  <w14:textFill>
                                    <w14:solidFill>
                                      <w14:schemeClr w14:val="tx1"/>
                                    </w14:solidFill>
                                  </w14:textFill>
                                </w:rPr>
                                <w:t>选型</w:t>
                              </w:r>
                              <w:r>
                                <w:rPr>
                                  <w:rFonts w:hint="eastAsia" w:ascii="宋体" w:hAnsi="宋体"/>
                                  <w:color w:val="000000" w:themeColor="text1"/>
                                  <w:sz w:val="16"/>
                                  <w:szCs w:val="18"/>
                                  <w:lang w:val="en-US" w:eastAsia="zh-CN"/>
                                  <w14:textFill>
                                    <w14:solidFill>
                                      <w14:schemeClr w14:val="tx1"/>
                                    </w14:solidFill>
                                  </w14:textFill>
                                </w:rPr>
                                <w:t>课程设计</w:t>
                              </w:r>
                            </w:p>
                          </w:txbxContent>
                        </wps:txbx>
                        <wps:bodyPr rot="0" vert="horz" wrap="square" lIns="36000" tIns="36000" rIns="36000" bIns="36000" anchor="ctr" anchorCtr="0" upright="1">
                          <a:noAutofit/>
                        </wps:bodyPr>
                      </wps:wsp>
                      <wps:wsp>
                        <wps:cNvPr id="138" name="矩形 18"/>
                        <wps:cNvSpPr>
                          <a:spLocks noChangeArrowheads="1"/>
                        </wps:cNvSpPr>
                        <wps:spPr bwMode="auto">
                          <a:xfrm>
                            <a:off x="5849620" y="4206875"/>
                            <a:ext cx="753110" cy="198755"/>
                          </a:xfrm>
                          <a:prstGeom prst="rect">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miter lim="800000"/>
                          </a:ln>
                          <a:effectLst>
                            <a:outerShdw dist="20000" dir="5400000" rotWithShape="0">
                              <a:srgbClr val="000000">
                                <a:alpha val="37999"/>
                              </a:srgbClr>
                            </a:outerShdw>
                          </a:effectLst>
                        </wps:spPr>
                        <wps:txbx>
                          <w:txbxContent>
                            <w:p w14:paraId="3CB7D927">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绿色建筑</w:t>
                              </w:r>
                            </w:p>
                          </w:txbxContent>
                        </wps:txbx>
                        <wps:bodyPr rot="0" vert="horz" wrap="square" lIns="36000" tIns="36000" rIns="36000" bIns="36000" anchor="ctr" anchorCtr="0" upright="1">
                          <a:noAutofit/>
                        </wps:bodyPr>
                      </wps:wsp>
                      <wps:wsp>
                        <wps:cNvPr id="139" name="矩形 27"/>
                        <wps:cNvSpPr>
                          <a:spLocks noChangeArrowheads="1"/>
                        </wps:cNvSpPr>
                        <wps:spPr bwMode="auto">
                          <a:xfrm>
                            <a:off x="6607810" y="3507740"/>
                            <a:ext cx="758190" cy="215900"/>
                          </a:xfrm>
                          <a:prstGeom prst="rect">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miter lim="800000"/>
                          </a:ln>
                          <a:effectLst>
                            <a:outerShdw dist="20000" dir="5400000" rotWithShape="0">
                              <a:srgbClr val="000000">
                                <a:alpha val="37999"/>
                              </a:srgbClr>
                            </a:outerShdw>
                          </a:effectLst>
                        </wps:spPr>
                        <wps:txbx>
                          <w:txbxContent>
                            <w:p w14:paraId="0BF205C6">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装配式建筑</w:t>
                              </w:r>
                            </w:p>
                          </w:txbxContent>
                        </wps:txbx>
                        <wps:bodyPr rot="0" vert="horz" wrap="square" lIns="36000" tIns="36000" rIns="36000" bIns="36000" anchor="ctr" anchorCtr="0" upright="1">
                          <a:noAutofit/>
                        </wps:bodyPr>
                      </wps:wsp>
                      <wps:wsp>
                        <wps:cNvPr id="1" name="矩形 28"/>
                        <wps:cNvSpPr>
                          <a:spLocks noChangeArrowheads="1"/>
                        </wps:cNvSpPr>
                        <wps:spPr bwMode="auto">
                          <a:xfrm>
                            <a:off x="2072640" y="3014980"/>
                            <a:ext cx="736600" cy="215900"/>
                          </a:xfrm>
                          <a:prstGeom prst="rect">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miter lim="800000"/>
                          </a:ln>
                          <a:effectLst>
                            <a:outerShdw dist="20000" dir="5400000" rotWithShape="0">
                              <a:srgbClr val="000000">
                                <a:alpha val="37999"/>
                              </a:srgbClr>
                            </a:outerShdw>
                          </a:effectLst>
                        </wps:spPr>
                        <wps:txbx>
                          <w:txbxContent>
                            <w:p w14:paraId="6CB4C034">
                              <w:pPr>
                                <w:spacing w:line="200" w:lineRule="exact"/>
                                <w:jc w:val="center"/>
                                <w:rPr>
                                  <w:rFonts w:hint="default" w:ascii="宋体" w:hAnsi="宋体" w:eastAsia="宋体"/>
                                  <w:color w:val="000000" w:themeColor="text1"/>
                                  <w:sz w:val="16"/>
                                  <w:szCs w:val="18"/>
                                  <w:lang w:val="en-US" w:eastAsia="zh-CN"/>
                                  <w14:textFill>
                                    <w14:solidFill>
                                      <w14:schemeClr w14:val="tx1"/>
                                    </w14:solidFill>
                                  </w14:textFill>
                                </w:rPr>
                              </w:pPr>
                              <w:r>
                                <w:rPr>
                                  <w:rFonts w:hint="eastAsia" w:ascii="宋体" w:hAnsi="宋体"/>
                                  <w:color w:val="000000" w:themeColor="text1"/>
                                  <w:sz w:val="16"/>
                                  <w:szCs w:val="18"/>
                                  <w:lang w:val="en-US" w:eastAsia="zh-CN"/>
                                  <w14:textFill>
                                    <w14:solidFill>
                                      <w14:schemeClr w14:val="tx1"/>
                                    </w14:solidFill>
                                  </w14:textFill>
                                </w:rPr>
                                <w:t>美术写生实习</w:t>
                              </w:r>
                            </w:p>
                          </w:txbxContent>
                        </wps:txbx>
                        <wps:bodyPr rot="0" vert="horz" wrap="square" lIns="36000" tIns="36000" rIns="36000" bIns="36000" anchor="ctr" anchorCtr="0" upright="1">
                          <a:noAutofit/>
                        </wps:bodyPr>
                      </wps:wsp>
                      <wps:wsp>
                        <wps:cNvPr id="2" name="矩形 18"/>
                        <wps:cNvSpPr>
                          <a:spLocks noChangeArrowheads="1"/>
                        </wps:cNvSpPr>
                        <wps:spPr bwMode="auto">
                          <a:xfrm>
                            <a:off x="3504565" y="2775585"/>
                            <a:ext cx="762635" cy="215900"/>
                          </a:xfrm>
                          <a:prstGeom prst="rect">
                            <a:avLst/>
                          </a:prstGeom>
                          <a:gradFill rotWithShape="1">
                            <a:gsLst>
                              <a:gs pos="0">
                                <a:schemeClr val="accent3">
                                  <a:lumMod val="100000"/>
                                  <a:lumOff val="0"/>
                                </a:schemeClr>
                              </a:gs>
                              <a:gs pos="100000">
                                <a:schemeClr val="accent3">
                                  <a:lumMod val="20000"/>
                                  <a:lumOff val="80000"/>
                                </a:schemeClr>
                              </a:gs>
                            </a:gsLst>
                            <a:lin ang="16200000" scaled="1"/>
                          </a:gradFill>
                          <a:ln w="9525">
                            <a:solidFill>
                              <a:schemeClr val="accent3">
                                <a:lumMod val="100000"/>
                                <a:lumOff val="0"/>
                              </a:schemeClr>
                            </a:solidFill>
                            <a:miter lim="800000"/>
                          </a:ln>
                          <a:effectLst>
                            <a:outerShdw dist="20000" dir="5400000" rotWithShape="0">
                              <a:srgbClr val="000000">
                                <a:alpha val="37999"/>
                              </a:srgbClr>
                            </a:outerShdw>
                          </a:effectLst>
                        </wps:spPr>
                        <wps:txbx>
                          <w:txbxContent>
                            <w:p w14:paraId="18846EDD">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环境心理学</w:t>
                              </w:r>
                            </w:p>
                          </w:txbxContent>
                        </wps:txbx>
                        <wps:bodyPr rot="0" vert="horz" wrap="square" lIns="36000" tIns="36000" rIns="36000" bIns="36000" anchor="ctr" anchorCtr="0" upright="1">
                          <a:noAutofit/>
                        </wps:bodyPr>
                      </wps:wsp>
                    </wpc:wpc>
                  </a:graphicData>
                </a:graphic>
              </wp:inline>
            </w:drawing>
          </mc:Choice>
          <mc:Fallback>
            <w:pict>
              <v:group id="画布 1" o:spid="_x0000_s1026" o:spt="203" style="height:384.9pt;width:640.55pt;" coordsize="8134985,4888230" editas="canvas" o:gfxdata="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">
                <o:lock v:ext="edit" aspectratio="f"/>
                <v:shape id="画布 1" o:spid="_x0000_s1026" style="position:absolute;left:0;top:0;height:4888230;width:8134985;" filled="f" stroked="t" coordsize="21600,21600" o:gfxdata="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">
                  <v:fill on="f" focussize="0,0"/>
                  <v:stroke weight="0.25pt" color="#808080 [1629]" miterlimit="8" joinstyle="miter"/>
                  <v:imagedata o:title=""/>
                  <o:lock v:ext="edit" aspectratio="f"/>
                </v:shape>
                <v:line id="直接连接符 2" o:spid="_x0000_s1026" o:spt="20" style="position:absolute;left:36195;top:1820545;height:635;width:809815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wvodtYAAAAGAQAADwAAAAAAAAABACAAAAAiAAAAZHJzL2Rvd25yZXYueG1sUEsBAhQA&#10;FAAAAAgAh07iQBxuPCr0AQAAugMAAA4AAAAAAAAAAQAgAAAAJQEAAGRycy9lMm9Eb2MueG1sUEsF&#10;BgAAAAAGAAYAWQEAAIsFAAAAAA==&#10;">
                  <v:fill on="f" focussize="0,0"/>
                  <v:stroke color="#457AB9 [3204]" joinstyle="round"/>
                  <v:imagedata o:title=""/>
                  <o:lock v:ext="edit" aspectratio="f"/>
                </v:line>
                <v:line id="直接连接符 3" o:spid="_x0000_s1026" o:spt="20" style="position:absolute;left:36195;top:4695825;flip:y;height:635;width:8098155;" filled="f" stroked="t" coordsize="21600,21600" o:gfxdata="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IWptB1gAAAAYBAAAPAAAAAAAAAAEAIAAAACIAAABkcnMvZG93bnJldi54&#10;bWxQSwECFAAUAAAACACHTuJAEi9BgfwBAADEAwAADgAAAAAAAAABACAAAAAlAQAAZHJzL2Uyb0Rv&#10;Yy54bWxQSwUGAAAAAAYABgBZAQAAkwUAAAAA&#10;">
                  <v:fill on="f" focussize="0,0"/>
                  <v:stroke color="#457AB9 [3204]" joinstyle="round"/>
                  <v:imagedata o:title=""/>
                  <o:lock v:ext="edit" aspectratio="f"/>
                </v:line>
                <v:line id="直接连接符 4" o:spid="_x0000_s1026" o:spt="20" style="position:absolute;left:560070;top:19685;height:4679950;width:0;"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wvodtYAAAAGAQAADwAAAAAAAAABACAAAAAiAAAAZHJzL2Rvd25yZXYueG1sUEsBAhQAFAAAAAgA&#10;h07iQFuVpaPuAQAAtwMAAA4AAAAAAAAAAQAgAAAAJQEAAGRycy9lMm9Eb2MueG1sUEsFBgAAAAAG&#10;AAYAWQEAAIUFAAAAAA==&#10;">
                  <v:fill on="f" focussize="0,0"/>
                  <v:stroke color="#457AB9 [3204]" joinstyle="round"/>
                  <v:imagedata o:title=""/>
                  <o:lock v:ext="edit" aspectratio="f"/>
                </v:line>
                <v:line id="直接连接符 5" o:spid="_x0000_s1026" o:spt="20" style="position:absolute;left:1377315;top: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3&#10;C+h21gAAAAYBAAAPAAAAAAAAAAEAIAAAACIAAABkcnMvZG93bnJldi54bWxQSwECFAAUAAAACACH&#10;TuJAfdN6au0BAAC2AwAADgAAAAAAAAABACAAAAAlAQAAZHJzL2Uyb0RvYy54bWxQSwUGAAAAAAYA&#10;BgBZAQAAhAUAAAAA&#10;">
                  <v:fill on="f" focussize="0,0"/>
                  <v:stroke color="#457AB9 [3204]" joinstyle="round"/>
                  <v:imagedata o:title=""/>
                  <o:lock v:ext="edit" aspectratio="f"/>
                </v:line>
                <v:line id="直接连接符 6" o:spid="_x0000_s1026" o:spt="20" style="position:absolute;left:2082800;top: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3&#10;C+h21gAAAAYBAAAPAAAAAAAAAAEAIAAAACIAAABkcnMvZG93bnJldi54bWxQSwECFAAUAAAACACH&#10;TuJARuIofu0BAAC2AwAADgAAAAAAAAABACAAAAAlAQAAZHJzL2Uyb0RvYy54bWxQSwUGAAAAAAYA&#10;BgBZAQAAhAUAAAAA&#10;">
                  <v:fill on="f" focussize="0,0"/>
                  <v:stroke color="#457AB9 [3204]" joinstyle="round"/>
                  <v:imagedata o:title=""/>
                  <o:lock v:ext="edit" aspectratio="f"/>
                </v:line>
                <v:line id="直接连接符 7" o:spid="_x0000_s1026" o:spt="20" style="position:absolute;left:2726690;top: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3&#10;C+h21gAAAAYBAAAPAAAAAAAAAAEAIAAAACIAAABkcnMvZG93bnJldi54bWxQSwECFAAUAAAACACH&#10;TuJAcfT3Ke0BAAC2AwAADgAAAAAAAAABACAAAAAlAQAAZHJzL2Uyb0RvYy54bWxQSwUGAAAAAAYA&#10;BgBZAQAAhAUAAAAA&#10;">
                  <v:fill on="f" focussize="0,0"/>
                  <v:stroke color="#457AB9 [3204]" joinstyle="round"/>
                  <v:imagedata o:title=""/>
                  <o:lock v:ext="edit" aspectratio="f"/>
                </v:line>
                <v:line id="直接连接符 8" o:spid="_x0000_s1026" o:spt="20" style="position:absolute;left:3509645;top:23495;height:467614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wvodtYAAAAGAQAADwAAAAAAAAABACAAAAAiAAAAZHJzL2Rvd25yZXYueG1sUEsBAhQA&#10;FAAAAAgAh07iQJVlZH70AQAAugMAAA4AAAAAAAAAAQAgAAAAJQEAAGRycy9lMm9Eb2MueG1sUEsF&#10;BgAAAAAGAAYAWQEAAIsFAAAAAA==&#10;">
                  <v:fill on="f" focussize="0,0"/>
                  <v:stroke color="#457AB9 [3204]" joinstyle="round"/>
                  <v:imagedata o:title=""/>
                  <o:lock v:ext="edit" aspectratio="f"/>
                </v:line>
                <v:line id="直接连接符 9" o:spid="_x0000_s1026" o:spt="20" style="position:absolute;left:4272280;top:15875;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3C+h21gAAAAYBAAAPAAAAAAAAAAEAIAAAACIAAABkcnMvZG93bnJldi54bWxQSwECFAAU&#10;AAAACACHTuJANQXjX/MBAAC6AwAADgAAAAAAAAABACAAAAAlAQAAZHJzL2Uyb0RvYy54bWxQSwUG&#10;AAAAAAYABgBZAQAAigUAAAAA&#10;">
                  <v:fill on="f" focussize="0,0"/>
                  <v:stroke color="#457AB9 [3204]" joinstyle="round"/>
                  <v:imagedata o:title=""/>
                  <o:lock v:ext="edit" aspectratio="f"/>
                </v:line>
                <v:line id="直接连接符 10" o:spid="_x0000_s1026" o:spt="20" style="position:absolute;left:5831840;top:1651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cL6HbWAAAABgEAAA8AAAAAAAAAAQAgAAAAIgAAAGRycy9kb3ducmV2LnhtbFBLAQIUABQA&#10;AAAIAIdO4kCm9H5S8gEAALsDAAAOAAAAAAAAAAEAIAAAACUBAABkcnMvZTJvRG9jLnhtbFBLBQYA&#10;AAAABgAGAFkBAACJBQAAAAA=&#10;">
                  <v:fill on="f" focussize="0,0"/>
                  <v:stroke color="#457AB9 [3204]" joinstyle="round"/>
                  <v:imagedata o:title=""/>
                  <o:lock v:ext="edit" aspectratio="f"/>
                </v:line>
                <v:line id="直接连接符 11" o:spid="_x0000_s1026" o:spt="20" style="position:absolute;left:5069205;top: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wvodtYAAAAGAQAADwAAAAAAAAABACAAAAAiAAAAZHJzL2Rvd25yZXYueG1sUEsBAhQAFAAAAAgA&#10;h07iQPmqYR/uAQAAtwMAAA4AAAAAAAAAAQAgAAAAJQEAAGRycy9lMm9Eb2MueG1sUEsFBgAAAAAG&#10;AAYAWQEAAIUFAAAAAA==&#10;">
                  <v:fill on="f" focussize="0,0"/>
                  <v:stroke color="#457AB9 [3204]" joinstyle="round"/>
                  <v:imagedata o:title=""/>
                  <o:lock v:ext="edit" aspectratio="f"/>
                </v:line>
                <v:line id="直接连接符 12" o:spid="_x0000_s1026" o:spt="20" style="position:absolute;left:6602730;top:23495;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wvodtYAAAAGAQAADwAAAAAAAAABACAAAAAiAAAAZHJzL2Rvd25yZXYueG1sUEsBAhQAFAAA&#10;AAgAh07iQHqeUDDxAQAAuwMAAA4AAAAAAAAAAQAgAAAAJQEAAGRycy9lMm9Eb2MueG1sUEsFBgAA&#10;AAAGAAYAWQEAAIgFAAAAAA==&#10;">
                  <v:fill on="f" focussize="0,0"/>
                  <v:stroke color="#457AB9 [3204]" joinstyle="round"/>
                  <v:imagedata o:title=""/>
                  <o:lock v:ext="edit" aspectratio="f"/>
                </v:line>
                <v:line id="直接连接符 13" o:spid="_x0000_s1026" o:spt="20" style="position:absolute;left:36195;top:383540;height:635;width:809815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3C+h21gAAAAYBAAAPAAAAAAAAAAEAIAAAACIAAABkcnMvZG93bnJldi54bWxQSwECFAAU&#10;AAAACACHTuJAHEQa0vMBAAC6AwAADgAAAAAAAAABACAAAAAlAQAAZHJzL2Uyb0RvYy54bWxQSwUG&#10;AAAAAAYABgBZAQAAigUAAAAA&#10;">
                  <v:fill on="f" focussize="0,0"/>
                  <v:stroke color="#457AB9 [3204]" joinstyle="round"/>
                  <v:imagedata o:title=""/>
                  <o:lock v:ext="edit" aspectratio="f"/>
                </v:line>
                <v:line id="直接连接符 14" o:spid="_x0000_s1026" o:spt="20" style="position:absolute;left:36195;top:3258820;height:10160;width:809815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3C+h21gAAAAYBAAAPAAAAAAAAAAEAIAAAACIAAABkcnMvZG93bnJldi54bWxQSwECFAAU&#10;AAAACACHTuJAjqhpp/MBAAC9AwAADgAAAAAAAAABACAAAAAlAQAAZHJzL2Uyb0RvYy54bWxQSwUG&#10;AAAAAAYABgBZAQAAigUAAAAA&#10;">
                  <v:fill on="f" focussize="0,0"/>
                  <v:stroke color="#457AB9 [3204]" joinstyle="round"/>
                  <v:imagedata o:title=""/>
                  <o:lock v:ext="edit" aspectratio="f"/>
                </v:line>
                <v:rect id="矩形 15" o:spid="_x0000_s1026" o:spt="1" style="position:absolute;left:36195;top:383540;height:1437005;width:523875;v-text-anchor:middle;" fillcolor="#FFBE86" filled="t" stroked="t" coordsize="21600,21600" o:gfxdata="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&#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DJFxrzWAAAABgEAAA8AAAAAAAAAAQAgAAAAIgAAAGRy&#10;cy9kb3ducmV2LnhtbFBLAQIUABQAAAAIAIdO4kCPtvjO6wIAABYGAAAOAAAAAAAAAAEAIAAAACUB&#10;AABkcnMvZTJvRG9jLnhtbFBLBQYAAAAABgAGAFkBAACCBg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w:txbxContent>
                      <w:p w14:paraId="5C94F534">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通识教育课程</w:t>
                        </w:r>
                      </w:p>
                    </w:txbxContent>
                  </v:textbox>
                </v:rect>
                <v:rect id="矩形 16" o:spid="_x0000_s1026" o:spt="1" style="position:absolute;left:36195;top:1820545;height:1437005;width:523875;v-text-anchor:middle;" fillcolor="#C9B5E8" filled="t" stroked="t" coordsize="21600,21600" o:gfxdata="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JBNChHWAAAABgEAAA8AAAAAAAAAAQAgAAAAIgAA&#10;AGRycy9kb3ducmV2LnhtbFBLAQIUABQAAAAIAIdO4kAfgfsT7gIAABcGAAAOAAAAAAAAAAEAIAAA&#10;ACUBAABkcnMvZTJvRG9jLnhtbFBLBQYAAAAABgAGAFkBAACFBg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w:txbxContent>
                      <w:p w14:paraId="1EFE34FE">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学科基础课程</w:t>
                        </w:r>
                      </w:p>
                    </w:txbxContent>
                  </v:textbox>
                </v:rect>
                <v:rect id="矩形 17" o:spid="_x0000_s1026" o:spt="1" style="position:absolute;left:36195;top:3258820;height:1437005;width:523875;v-text-anchor:middle;" fillcolor="#FFA2A1" filled="t" stroked="t" coordsize="21600,21600" o:gfxdata="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DxyrEfWAAAABgEAAA8AAAAAAAAAAQAgAAAAIgAA&#10;AGRycy9kb3ducmV2LnhtbFBLAQIUABQAAAAIAIdO4kBNddiS7gIAABcGAAAOAAAAAAAAAAEAIAAA&#10;ACUBAABkcnMvZTJvRG9jLnhtbFBLBQYAAAAABgAGAFkBAACFBg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w:txbxContent>
                      <w:p w14:paraId="4115D52B">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专业发展课程</w:t>
                        </w:r>
                      </w:p>
                    </w:txbxContent>
                  </v:textbox>
                </v:rect>
                <v:rect id="矩形 18" o:spid="_x0000_s1026" o:spt="1" style="position:absolute;left:569595;top:811530;height:215900;width:295211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Ofp8h0wAAAAYBAAAPAAAAAAAAAAEAIAAAACIAAABkcnMvZG93bnJl&#10;di54bWxQSwECFAAUAAAACACHTuJANsEIEeYCAAAXBgAADgAAAAAAAAABACAAAAAiAQAAZHJzL2Uy&#10;b0RvYy54bWxQSwUGAAAAAAYABgBZAQAAegY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7C736900">
                        <w:pPr>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大学英语（1-3），学术英语（理工）（4）</w:t>
                        </w:r>
                      </w:p>
                    </w:txbxContent>
                  </v:textbox>
                </v:rect>
                <v:rect id="矩形 19" o:spid="_x0000_s1026" o:spt="1" style="position:absolute;left:560070;top:36830;height:344805;width:817245;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krqPWAAAABgEAAA8A&#10;AAAAAAAAAQAgAAAAIgAAAGRycy9kb3ducmV2LnhtbFBLAQIUABQAAAAIAIdO4kCYJsThUgIAAIkE&#10;AAAOAAAAAAAAAAEAIAAAACUBAABkcnMvZTJvRG9jLnhtbFBLBQYAAAAABgAGAFkBAADpBQAAAAA=&#10;">
                  <v:fill on="t" opacity="32895f" focussize="0,0"/>
                  <v:stroke on="f"/>
                  <v:imagedata o:title=""/>
                  <o:lock v:ext="edit" aspectratio="f"/>
                  <v:textbox>
                    <w:txbxContent>
                      <w:p w14:paraId="1502EF26">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第一学期</w:t>
                        </w:r>
                      </w:p>
                    </w:txbxContent>
                  </v:textbox>
                </v:rect>
                <v:rect id="矩形 20" o:spid="_x0000_s1026" o:spt="1" style="position:absolute;left:1377950;top:36195;height:344805;width:704850;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krqPWAAAABgEAAA8A&#10;AAAAAAAAAQAgAAAAIgAAAGRycy9kb3ducmV2LnhtbFBLAQIUABQAAAAIAIdO4kDaQ451UgIAAIoE&#10;AAAOAAAAAAAAAAEAIAAAACUBAABkcnMvZTJvRG9jLnhtbFBLBQYAAAAABgAGAFkBAADpBQAAAAA=&#10;">
                  <v:fill on="t" opacity="32895f" focussize="0,0"/>
                  <v:stroke on="f"/>
                  <v:imagedata o:title=""/>
                  <o:lock v:ext="edit" aspectratio="f"/>
                  <v:textbox>
                    <w:txbxContent>
                      <w:p w14:paraId="4679D8DA">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第二学期</w:t>
                        </w:r>
                      </w:p>
                    </w:txbxContent>
                  </v:textbox>
                </v:rect>
                <v:rect id="矩形 21" o:spid="_x0000_s1026" o:spt="1" style="position:absolute;left:2083435;top:36195;height:344805;width:643255;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6Suo9YAAAAGAQAADwAA&#10;AAAAAAABACAAAAAiAAAAZHJzL2Rvd25yZXYueG1sUEsBAhQAFAAAAAgAh07iQNHivclRAgAAigQA&#10;AA4AAAAAAAAAAQAgAAAAJQEAAGRycy9lMm9Eb2MueG1sUEsFBgAAAAAGAAYAWQEAAOgFAAAAAA==&#10;">
                  <v:fill on="t" opacity="32895f" focussize="0,0"/>
                  <v:stroke on="f"/>
                  <v:imagedata o:title=""/>
                  <o:lock v:ext="edit" aspectratio="f"/>
                  <v:textbox>
                    <w:txbxContent>
                      <w:p w14:paraId="68B5C146">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第三学期</w:t>
                        </w:r>
                      </w:p>
                    </w:txbxContent>
                  </v:textbox>
                </v:rect>
                <v:rect id="矩形 22" o:spid="_x0000_s1026" o:spt="1" style="position:absolute;left:2727325;top:34925;height:344805;width:782320;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krqPWAAAABgEAAA8A&#10;AAAAAAAAAQAgAAAAIgAAAGRycy9kb3ducmV2LnhtbFBLAQIUABQAAAAIAIdO4kC7f+0PUgIAAIoE&#10;AAAOAAAAAAAAAAEAIAAAACUBAABkcnMvZTJvRG9jLnhtbFBLBQYAAAAABgAGAFkBAADpBQAAAAA=&#10;">
                  <v:fill on="t" opacity="32895f" focussize="0,0"/>
                  <v:stroke on="f"/>
                  <v:imagedata o:title=""/>
                  <o:lock v:ext="edit" aspectratio="f"/>
                  <v:textbox>
                    <w:txbxContent>
                      <w:p w14:paraId="535C8EF8">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第四学期</w:t>
                        </w:r>
                      </w:p>
                    </w:txbxContent>
                  </v:textbox>
                </v:rect>
                <v:rect id="矩形 23" o:spid="_x0000_s1026" o:spt="1" style="position:absolute;left:3509645;top:38735;height:344805;width:762635;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krqPWAAAABgEAAA8A&#10;AAAAAAAAAQAgAAAAIgAAAGRycy9kb3ducmV2LnhtbFBLAQIUABQAAAAIAIdO4kDCN6CEUgIAAIoE&#10;AAAOAAAAAAAAAAEAIAAAACUBAABkcnMvZTJvRG9jLnhtbFBLBQYAAAAABgAGAFkBAADpBQAAAAA=&#10;">
                  <v:fill on="t" opacity="32895f" focussize="0,0"/>
                  <v:stroke on="f"/>
                  <v:imagedata o:title=""/>
                  <o:lock v:ext="edit" aspectratio="f"/>
                  <v:textbox>
                    <w:txbxContent>
                      <w:p w14:paraId="50D1EE76">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第五学期</w:t>
                        </w:r>
                      </w:p>
                    </w:txbxContent>
                  </v:textbox>
                </v:rect>
                <v:rect id="矩形 24" o:spid="_x0000_s1026" o:spt="1" style="position:absolute;left:4272280;top:38735;height:344805;width:796925;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pK6j1gAAAAYBAAAP&#10;AAAAAAAAAAEAIAAAACIAAABkcnMvZG93bnJldi54bWxQSwECFAAUAAAACACHTuJAv8BslVMCAACK&#10;BAAADgAAAAAAAAABACAAAAAlAQAAZHJzL2Uyb0RvYy54bWxQSwUGAAAAAAYABgBZAQAA6gUAAAAA&#10;">
                  <v:fill on="t" opacity="32895f" focussize="0,0"/>
                  <v:stroke on="f"/>
                  <v:imagedata o:title=""/>
                  <o:lock v:ext="edit" aspectratio="f"/>
                  <v:textbox>
                    <w:txbxContent>
                      <w:p w14:paraId="78525305">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第六学期</w:t>
                        </w:r>
                      </w:p>
                    </w:txbxContent>
                  </v:textbox>
                </v:rect>
                <v:rect id="矩形 25" o:spid="_x0000_s1026" o:spt="1" style="position:absolute;left:5069840;top:33655;height:344805;width:762000;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pK6j1gAAAAYBAAAP&#10;AAAAAAAAAAEAIAAAACIAAABkcnMvZG93bnJldi54bWxQSwECFAAUAAAACACHTuJA/QrWO1MCAACK&#10;BAAADgAAAAAAAAABACAAAAAlAQAAZHJzL2Uyb0RvYy54bWxQSwUGAAAAAAYABgBZAQAA6gUAAAAA&#10;">
                  <v:fill on="t" opacity="32895f" focussize="0,0"/>
                  <v:stroke on="f"/>
                  <v:imagedata o:title=""/>
                  <o:lock v:ext="edit" aspectratio="f"/>
                  <v:textbox>
                    <w:txbxContent>
                      <w:p w14:paraId="650642E7">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第七学期</w:t>
                        </w:r>
                      </w:p>
                    </w:txbxContent>
                  </v:textbox>
                </v:rect>
                <v:rect id="矩形 26" o:spid="_x0000_s1026" o:spt="1" style="position:absolute;left:5832475;top:38735;height:344805;width:770255;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pK6j1gAAAAYBAAAP&#10;AAAAAAAAAAEAIAAAACIAAABkcnMvZG93bnJldi54bWxQSwECFAAUAAAACACHTuJAzt2S9lMCAACK&#10;BAAADgAAAAAAAAABACAAAAAlAQAAZHJzL2Uyb0RvYy54bWxQSwUGAAAAAAYABgBZAQAA6gUAAAAA&#10;">
                  <v:fill on="t" opacity="32895f" focussize="0,0"/>
                  <v:stroke on="f"/>
                  <v:imagedata o:title=""/>
                  <o:lock v:ext="edit" aspectratio="f"/>
                  <v:textbox>
                    <w:txbxContent>
                      <w:p w14:paraId="12EC32A8">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第八学期</w:t>
                        </w:r>
                      </w:p>
                    </w:txbxContent>
                  </v:textbox>
                </v:rect>
                <v:rect id="矩形 27" o:spid="_x0000_s1026" o:spt="1" style="position:absolute;left:560070;top:391160;height:180975;width:755650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AXZSkNcAAAAGAQAADwAAAAAAAAABACAAAAAiAAAAZHJz&#10;L2Rvd25yZXYueG1sUEsBAhQAFAAAAAgAh07iQF++7UDpAgAAFwYAAA4AAAAAAAAAAQAgAAAAJgEA&#10;AGRycy9lMm9Eb2MueG1sUEsFBgAAAAAGAAYAWQEAAIEGA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3D1AB6C1">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形势与政策（1-10）</w:t>
                        </w:r>
                      </w:p>
                    </w:txbxContent>
                  </v:textbox>
                </v:rect>
                <v:rect id="矩形 28" o:spid="_x0000_s1026" o:spt="1" style="position:absolute;left:573405;top:1053465;height:215900;width:293624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HqrVS7qAgAAGA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42A98232">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思想政治理论课（1-4），大学体育（1-4）</w:t>
                        </w:r>
                      </w:p>
                    </w:txbxContent>
                  </v:textbox>
                </v:rect>
                <v:rect id="矩形 32" o:spid="_x0000_s1026" o:spt="1" style="position:absolute;left:560070;top:1289050;height:207645;width:82613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5+nyHTAAAABgEAAA8AAAAAAAAAAQAgAAAAIgAAAGRycy9kb3ducmV2&#10;LnhtbFBLAQIUABQAAAAIAIdO4kAK0MYk5QIAABcGAAAOAAAAAAAAAAEAIAAAACIBAABkcnMvZTJv&#10;RG9jLnhtbFBLBQYAAAAABgAGAFkBAAB5Bg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64674F1E">
                        <w:pPr>
                          <w:snapToGrid w:val="0"/>
                          <w:spacing w:line="200" w:lineRule="exact"/>
                          <w:jc w:val="center"/>
                          <w:rPr>
                            <w:rFonts w:hint="eastAsia" w:ascii="宋体" w:hAnsi="宋体" w:eastAsia="宋体"/>
                            <w:color w:val="000000" w:themeColor="text1"/>
                            <w:sz w:val="16"/>
                            <w:szCs w:val="18"/>
                            <w:lang w:eastAsia="zh-CN"/>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大学计算机C</w:t>
                        </w:r>
                        <w:r>
                          <w:rPr>
                            <w:rFonts w:hint="eastAsia" w:ascii="宋体" w:hAnsi="宋体"/>
                            <w:color w:val="000000" w:themeColor="text1"/>
                            <w:sz w:val="16"/>
                            <w:szCs w:val="18"/>
                            <w:lang w:eastAsia="zh-CN"/>
                            <w14:textFill>
                              <w14:solidFill>
                                <w14:schemeClr w14:val="tx1"/>
                              </w14:solidFill>
                            </w14:textFill>
                          </w:rPr>
                          <w:t>（</w:t>
                        </w:r>
                        <w:r>
                          <w:rPr>
                            <w:rFonts w:hint="eastAsia" w:ascii="宋体" w:hAnsi="宋体"/>
                            <w:color w:val="000000" w:themeColor="text1"/>
                            <w:sz w:val="16"/>
                            <w:szCs w:val="18"/>
                            <w:lang w:val="en-US" w:eastAsia="zh-CN"/>
                            <w14:textFill>
                              <w14:solidFill>
                                <w14:schemeClr w14:val="tx1"/>
                              </w14:solidFill>
                            </w14:textFill>
                          </w:rPr>
                          <w:t>1</w:t>
                        </w:r>
                        <w:r>
                          <w:rPr>
                            <w:rFonts w:hint="eastAsia" w:ascii="宋体" w:hAnsi="宋体"/>
                            <w:color w:val="000000" w:themeColor="text1"/>
                            <w:sz w:val="16"/>
                            <w:szCs w:val="18"/>
                            <w:lang w:eastAsia="zh-CN"/>
                            <w14:textFill>
                              <w14:solidFill>
                                <w14:schemeClr w14:val="tx1"/>
                              </w14:solidFill>
                            </w14:textFill>
                          </w:rPr>
                          <w:t>）</w:t>
                        </w:r>
                      </w:p>
                    </w:txbxContent>
                  </v:textbox>
                </v:rect>
                <v:rect id="矩形 33" o:spid="_x0000_s1026" o:spt="1" style="position:absolute;left:2657475;top:1285240;height:355600;width:95504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5+nyHTAAAABgEAAA8AAAAAAAAAAQAgAAAAIgAAAGRycy9kb3ducmV2&#10;LnhtbFBLAQIUABQAAAAIAIdO4kCls3sY5QIAABgGAAAOAAAAAAAAAAEAIAAAACIBAABkcnMvZTJv&#10;RG9jLnhtbFBLBQYAAAAABgAGAFkBAAB5Bg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71133FF4">
                        <w:pPr>
                          <w:keepNext w:val="0"/>
                          <w:keepLines w:val="0"/>
                          <w:pageBreakBefore w:val="0"/>
                          <w:widowControl w:val="0"/>
                          <w:kinsoku/>
                          <w:wordWrap/>
                          <w:overflowPunct/>
                          <w:topLinePunct w:val="0"/>
                          <w:autoSpaceDE/>
                          <w:autoSpaceDN/>
                          <w:bidi w:val="0"/>
                          <w:adjustRightInd/>
                          <w:snapToGrid/>
                          <w:spacing w:line="160" w:lineRule="exact"/>
                          <w:jc w:val="center"/>
                          <w:textAlignment w:val="auto"/>
                          <w:rPr>
                            <w:rFonts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职业生涯规划（4）</w:t>
                        </w:r>
                      </w:p>
                      <w:p w14:paraId="761BECF0">
                        <w:pPr>
                          <w:spacing w:line="160" w:lineRule="exact"/>
                          <w:jc w:val="center"/>
                          <w:rPr>
                            <w:rFonts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思想政治理论课社会实践（4）</w:t>
                        </w:r>
                      </w:p>
                    </w:txbxContent>
                  </v:textbox>
                </v:rect>
                <v:rect id="矩形 35" o:spid="_x0000_s1026" o:spt="1" style="position:absolute;left:1377950;top:1283970;height:366395;width:833755;v-text-anchor:middle;" fillcolor="#9EEAFF" filled="t" stroked="t" coordsize="21600,21600" o:gfxdata="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F02U2rTAAAABgEAAA8AAAAAAAAAAQAgAAAAIgAAAGRycy9kb3du&#10;cmV2LnhtbFBLAQIUABQAAAAIAIdO4kBui8II6AIAABgGAAAOAAAAAAAAAAEAIAAAACIBAABkcnMv&#10;ZTJvRG9jLnhtbFBLBQYAAAAABgAGAFkBAAB8BgAAAAA=&#10;">
                  <v:fill type="gradient" on="t" color2="#E4F9FF" colors="0f #9EEAFF;22938f #BBEFFF;65536f #E4F9FF" angle="180" focus="100%" focussize="0,0" rotate="t"/>
                  <v:stroke color="#41A7C3 [3208]" miterlimit="8" joinstyle="miter"/>
                  <v:imagedata o:title=""/>
                  <o:lock v:ext="edit" aspectratio="f"/>
                  <v:shadow on="t" color="#000000" opacity="24903f" offset="0pt,1.5748031496063pt" origin="0f,32768f" matrix="65536f,0f,0f,65536f"/>
                  <v:textbox inset="1mm,1mm,1mm,1mm">
                    <w:txbxContent>
                      <w:p w14:paraId="0839C013">
                        <w:pPr>
                          <w:keepNext w:val="0"/>
                          <w:keepLines w:val="0"/>
                          <w:pageBreakBefore w:val="0"/>
                          <w:widowControl w:val="0"/>
                          <w:kinsoku/>
                          <w:wordWrap/>
                          <w:overflowPunct/>
                          <w:topLinePunct w:val="0"/>
                          <w:autoSpaceDE/>
                          <w:autoSpaceDN/>
                          <w:bidi w:val="0"/>
                          <w:adjustRightInd/>
                          <w:spacing w:line="140" w:lineRule="exact"/>
                          <w:jc w:val="center"/>
                          <w:textAlignment w:val="auto"/>
                          <w:rPr>
                            <w:rFonts w:hint="eastAsia"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Python语言程序设计（2）</w:t>
                        </w:r>
                      </w:p>
                      <w:p w14:paraId="604044EC">
                        <w:pPr>
                          <w:keepNext w:val="0"/>
                          <w:keepLines w:val="0"/>
                          <w:pageBreakBefore w:val="0"/>
                          <w:widowControl w:val="0"/>
                          <w:kinsoku/>
                          <w:wordWrap/>
                          <w:overflowPunct/>
                          <w:topLinePunct w:val="0"/>
                          <w:autoSpaceDE/>
                          <w:autoSpaceDN/>
                          <w:bidi w:val="0"/>
                          <w:adjustRightInd/>
                          <w:spacing w:line="140" w:lineRule="exact"/>
                          <w:jc w:val="center"/>
                          <w:textAlignment w:val="auto"/>
                          <w:rPr>
                            <w:rFonts w:hint="eastAsia"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军事理论（</w:t>
                        </w:r>
                        <w:r>
                          <w:rPr>
                            <w:rFonts w:hint="eastAsia" w:ascii="宋体" w:hAnsi="宋体"/>
                            <w:color w:val="000000" w:themeColor="text1"/>
                            <w:sz w:val="11"/>
                            <w:szCs w:val="11"/>
                            <w:lang w:val="en-US" w:eastAsia="zh-CN"/>
                            <w14:textFill>
                              <w14:solidFill>
                                <w14:schemeClr w14:val="tx1"/>
                              </w14:solidFill>
                            </w14:textFill>
                          </w:rPr>
                          <w:t>2</w:t>
                        </w:r>
                        <w:r>
                          <w:rPr>
                            <w:rFonts w:hint="eastAsia" w:ascii="宋体" w:hAnsi="宋体"/>
                            <w:color w:val="000000" w:themeColor="text1"/>
                            <w:sz w:val="11"/>
                            <w:szCs w:val="11"/>
                            <w14:textFill>
                              <w14:solidFill>
                                <w14:schemeClr w14:val="tx1"/>
                              </w14:solidFill>
                            </w14:textFill>
                          </w:rPr>
                          <w:t>）</w:t>
                        </w:r>
                      </w:p>
                      <w:p w14:paraId="5DB96FBC">
                        <w:pPr>
                          <w:keepNext w:val="0"/>
                          <w:keepLines w:val="0"/>
                          <w:pageBreakBefore w:val="0"/>
                          <w:widowControl w:val="0"/>
                          <w:kinsoku/>
                          <w:wordWrap/>
                          <w:overflowPunct/>
                          <w:topLinePunct w:val="0"/>
                          <w:autoSpaceDE/>
                          <w:autoSpaceDN/>
                          <w:bidi w:val="0"/>
                          <w:adjustRightInd/>
                          <w:spacing w:line="140" w:lineRule="exact"/>
                          <w:jc w:val="center"/>
                          <w:textAlignment w:val="auto"/>
                          <w:rPr>
                            <w:rFonts w:hint="eastAsia" w:ascii="宋体" w:hAnsi="宋体"/>
                            <w:color w:val="000000" w:themeColor="text1"/>
                            <w:sz w:val="11"/>
                            <w:szCs w:val="11"/>
                            <w14:textFill>
                              <w14:solidFill>
                                <w14:schemeClr w14:val="tx1"/>
                              </w14:solidFill>
                            </w14:textFill>
                          </w:rPr>
                        </w:pPr>
                        <w:r>
                          <w:rPr>
                            <w:rFonts w:hint="eastAsia" w:ascii="宋体" w:hAnsi="宋体"/>
                            <w:color w:val="000000" w:themeColor="text1"/>
                            <w:sz w:val="11"/>
                            <w:szCs w:val="11"/>
                            <w14:textFill>
                              <w14:solidFill>
                                <w14:schemeClr w14:val="tx1"/>
                              </w14:solidFill>
                            </w14:textFill>
                          </w:rPr>
                          <w:t>军事技能（</w:t>
                        </w:r>
                        <w:r>
                          <w:rPr>
                            <w:rFonts w:hint="eastAsia" w:ascii="宋体" w:hAnsi="宋体"/>
                            <w:color w:val="000000" w:themeColor="text1"/>
                            <w:sz w:val="11"/>
                            <w:szCs w:val="11"/>
                            <w:lang w:val="en-US" w:eastAsia="zh-CN"/>
                            <w14:textFill>
                              <w14:solidFill>
                                <w14:schemeClr w14:val="tx1"/>
                              </w14:solidFill>
                            </w14:textFill>
                          </w:rPr>
                          <w:t>2</w:t>
                        </w:r>
                        <w:r>
                          <w:rPr>
                            <w:rFonts w:hint="eastAsia" w:ascii="宋体" w:hAnsi="宋体"/>
                            <w:color w:val="000000" w:themeColor="text1"/>
                            <w:sz w:val="11"/>
                            <w:szCs w:val="11"/>
                            <w14:textFill>
                              <w14:solidFill>
                                <w14:schemeClr w14:val="tx1"/>
                              </w14:solidFill>
                            </w14:textFill>
                          </w:rPr>
                          <w:t>）</w:t>
                        </w:r>
                      </w:p>
                      <w:p w14:paraId="10019F7E">
                        <w:pPr>
                          <w:keepNext w:val="0"/>
                          <w:keepLines w:val="0"/>
                          <w:pageBreakBefore w:val="0"/>
                          <w:widowControl w:val="0"/>
                          <w:kinsoku/>
                          <w:wordWrap/>
                          <w:overflowPunct/>
                          <w:topLinePunct w:val="0"/>
                          <w:autoSpaceDE/>
                          <w:autoSpaceDN/>
                          <w:bidi w:val="0"/>
                          <w:adjustRightInd/>
                          <w:snapToGrid w:val="0"/>
                          <w:spacing w:line="140" w:lineRule="exact"/>
                          <w:jc w:val="center"/>
                          <w:textAlignment w:val="auto"/>
                          <w:rPr>
                            <w:rFonts w:hint="eastAsia" w:ascii="宋体" w:hAnsi="宋体"/>
                            <w:color w:val="000000" w:themeColor="text1"/>
                            <w:sz w:val="16"/>
                            <w:szCs w:val="18"/>
                            <w14:textFill>
                              <w14:solidFill>
                                <w14:schemeClr w14:val="tx1"/>
                              </w14:solidFill>
                            </w14:textFill>
                          </w:rPr>
                        </w:pPr>
                      </w:p>
                    </w:txbxContent>
                  </v:textbox>
                </v:rect>
                <v:rect id="矩形 29" o:spid="_x0000_s1026" o:spt="1" style="position:absolute;left:560070;top:1831975;height:194945;width:817245;v-text-anchor:middle;" fillcolor="#9EEAFF" filled="t" stroked="t" coordsize="21600,21600" o:gfxdata="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NlNq0wAAAAYBAAAPAAAAAAAAAAEAIAAAACIAAABkcnMvZG93bnJldi54&#10;bWxQSwECFAAUAAAACACHTuJA86MUTOMCAAAXBgAADgAAAAAAAAABACAAAAAiAQAAZHJzL2Uyb0Rv&#10;Yy54bWxQSwUGAAAAAAYABgBZAQAAdwYAAAAA&#10;">
                  <v:fill type="gradient" on="t" color2="#E4F9FF" colors="0f #9EEAFF;22938f #BBEFFF;65536f #E4F9FF" angle="180" focus="100%" focussize="0,0" rotate="t"/>
                  <v:stroke color="#41A7C3 [3208]" miterlimit="8" joinstyle="miter"/>
                  <v:imagedata o:title=""/>
                  <o:lock v:ext="edit" aspectratio="f"/>
                  <v:shadow on="t" color="#000000" opacity="24903f" offset="0pt,1.5748031496063pt" origin="0f,32768f" matrix="65536f,0f,0f,65536f"/>
                  <v:textbox inset="1mm,1mm,1mm,1mm">
                    <w:txbxContent>
                      <w:p w14:paraId="74E8EDB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大学数学A（1）</w:t>
                        </w:r>
                      </w:p>
                    </w:txbxContent>
                  </v:textbox>
                </v:rect>
                <v:rect id="矩形 18" o:spid="_x0000_s1026" o:spt="1" style="position:absolute;left:560070;top:2277745;height:215900;width:81724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n6fIdMAAAAGAQAADwAAAAAAAAABACAAAAAiAAAAZHJzL2Rvd25y&#10;ZXYueG1sUEsBAhQAFAAAAAgAh07iQELx9wnnAgAAFwYAAA4AAAAAAAAAAQAgAAAAIgEAAGRycy9l&#10;Mm9Eb2MueG1sUEsFBgAAAAAGAAYAWQEAAHsGA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5DC4C3F3">
                        <w:pPr>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建筑学概论</w:t>
                        </w:r>
                      </w:p>
                    </w:txbxContent>
                  </v:textbox>
                </v:rect>
                <v:rect id="矩形 28" o:spid="_x0000_s1026" o:spt="1" style="position:absolute;left:560070;top:2545715;height:215900;width:1523365;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&#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IdVLuDWAAAABgEAAA8AAAAAAAAAAQAgAAAAIgAAAGRy&#10;cy9kb3ducmV2LnhtbFBLAQIUABQAAAAIAIdO4kCfwyBs6wIAABgGAAAOAAAAAAAAAAEAIAAAACUB&#10;AABkcnMvZTJvRG9jLnhtbFBLBQYAAAAABgAGAFkBAACCBg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4FAB9207">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设计基础（1-2）</w:t>
                        </w:r>
                      </w:p>
                    </w:txbxContent>
                  </v:textbox>
                </v:rect>
                <v:rect id="矩形 18" o:spid="_x0000_s1026" o:spt="1" style="position:absolute;left:563245;top:2780665;height:215900;width:82423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I5+nyHTAAAABgEAAA8AAAAAAAAAAQAgAAAAIgAAAGRycy9kb3du&#10;cmV2LnhtbFBLAQIUABQAAAAIAIdO4kD4cus36AIAABcGAAAOAAAAAAAAAAEAIAAAACIBAABkcnMv&#10;ZTJvRG9jLnhtbFBLBQYAAAAABgAGAFkBAAB8Bg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1D3C9408">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建筑图学1</w:t>
                        </w:r>
                      </w:p>
                    </w:txbxContent>
                  </v:textbox>
                </v:rect>
                <v:rect id="矩形 18" o:spid="_x0000_s1026" o:spt="1" style="position:absolute;left:1372235;top:584200;height:215900;width:5219065;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Ntckz1QAAAAYBAAAPAAAAAAAAAAEAIAAAACIAAABkcnMvZG93bnJl&#10;di54bWxQSwECFAAUAAAACACHTuJA3N+qL+QCAABWBgAADgAAAAAAAAABACAAAAAkAQAAZHJzL2Uy&#10;b0RvYy54bWxQSwUGAAAAAAYABgBZAQAAegY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5684D739">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通识通选课程（2-8）通识教育网络课程（2-8）</w:t>
                        </w:r>
                      </w:p>
                    </w:txbxContent>
                  </v:textbox>
                </v:rect>
                <v:rect id="矩形 18" o:spid="_x0000_s1026" o:spt="1" style="position:absolute;left:570230;top:3025775;height:202565;width:1516380;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Ntckz1QAAAAYBAAAPAAAAAAAAAAEAIAAAACIAAABkcnMvZG93bnJl&#10;di54bWxQSwECFAAUAAAACACHTuJAgtW7meQCAABWBgAADgAAAAAAAAABACAAAAAkAQAAZHJzL2Uy&#10;b0RvYy54bWxQSwUGAAAAAAYABgBZAQAAegY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0B559A6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建筑美术（1-</w:t>
                        </w:r>
                        <w:r>
                          <w:rPr>
                            <w:rFonts w:hint="eastAsia" w:ascii="宋体" w:hAnsi="宋体"/>
                            <w:color w:val="000000" w:themeColor="text1"/>
                            <w:sz w:val="16"/>
                            <w:szCs w:val="18"/>
                            <w:lang w:val="en-US" w:eastAsia="zh-CN"/>
                            <w14:textFill>
                              <w14:solidFill>
                                <w14:schemeClr w14:val="tx1"/>
                              </w14:solidFill>
                            </w14:textFill>
                          </w:rPr>
                          <w:t>2</w:t>
                        </w:r>
                        <w:r>
                          <w:rPr>
                            <w:rFonts w:hint="eastAsia" w:ascii="宋体" w:hAnsi="宋体"/>
                            <w:color w:val="000000" w:themeColor="text1"/>
                            <w:sz w:val="16"/>
                            <w:szCs w:val="18"/>
                            <w14:textFill>
                              <w14:solidFill>
                                <w14:schemeClr w14:val="tx1"/>
                              </w14:solidFill>
                            </w14:textFill>
                          </w:rPr>
                          <w:t>）</w:t>
                        </w:r>
                      </w:p>
                    </w:txbxContent>
                  </v:textbox>
                </v:rect>
                <v:rect id="矩形 28" o:spid="_x0000_s1026" o:spt="1" style="position:absolute;left:1379220;top:1603375;height:215900;width:368300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HVS7g1gAAAAYBAAAPAAAAAAAAAAEAIAAAACIAAABkcnMv&#10;ZG93bnJldi54bWxQSwECFAAUAAAACACHTuJA3L6CmekCAAAZBgAADgAAAAAAAAABACAAAAAlAQAA&#10;ZHJzL2Uyb0RvYy54bWxQSwUGAAAAAAYABgBZAQAAgAY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74BFDAFC">
                        <w:pPr>
                          <w:jc w:val="center"/>
                        </w:pPr>
                        <w:r>
                          <w:rPr>
                            <w:rFonts w:hint="eastAsia" w:ascii="宋体" w:hAnsi="宋体"/>
                            <w:color w:val="000000" w:themeColor="text1"/>
                            <w:sz w:val="16"/>
                            <w:szCs w:val="18"/>
                            <w14:textFill>
                              <w14:solidFill>
                                <w14:schemeClr w14:val="tx1"/>
                              </w14:solidFill>
                            </w14:textFill>
                          </w:rPr>
                          <w:t>艺术教育课程（2</w:t>
                        </w:r>
                        <w:r>
                          <w:rPr>
                            <w:rFonts w:ascii="宋体" w:hAnsi="宋体"/>
                            <w:color w:val="000000" w:themeColor="text1"/>
                            <w:sz w:val="16"/>
                            <w:szCs w:val="18"/>
                            <w14:textFill>
                              <w14:solidFill>
                                <w14:schemeClr w14:val="tx1"/>
                              </w14:solidFill>
                            </w14:textFill>
                          </w:rPr>
                          <w:t>-</w:t>
                        </w:r>
                        <w:r>
                          <w:rPr>
                            <w:rFonts w:hint="eastAsia" w:ascii="宋体" w:hAnsi="宋体"/>
                            <w:color w:val="000000" w:themeColor="text1"/>
                            <w:sz w:val="16"/>
                            <w:szCs w:val="18"/>
                            <w14:textFill>
                              <w14:solidFill>
                                <w14:schemeClr w14:val="tx1"/>
                              </w14:solidFill>
                            </w14:textFill>
                          </w:rPr>
                          <w:t>6）</w:t>
                        </w:r>
                      </w:p>
                    </w:txbxContent>
                  </v:textbox>
                </v:rect>
                <v:rect id="矩形 18" o:spid="_x0000_s1026" o:spt="1" style="position:absolute;left:1377950;top:2061845;height:202565;width:70485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n6fIdMAAAAGAQAADwAAAAAAAAABACAAAAAiAAAAZHJzL2Rvd25y&#10;ZXYueG1sUEsBAhQAFAAAAAgAh07iQG+6OFjnAgAAGAYAAA4AAAAAAAAAAQAgAAAAIgEAAGRycy9l&#10;Mm9Eb2MueG1sUEsFBgAAAAAGAAYAWQEAAHsGA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303AD963">
                        <w:pPr>
                          <w:snapToGrid w:val="0"/>
                          <w:spacing w:line="360" w:lineRule="auto"/>
                          <w:jc w:val="center"/>
                          <w:rPr>
                            <w:rFonts w:ascii="宋体" w:hAnsi="宋体"/>
                            <w:color w:val="000000" w:themeColor="text1"/>
                            <w:sz w:val="13"/>
                            <w:szCs w:val="18"/>
                            <w14:textFill>
                              <w14:solidFill>
                                <w14:schemeClr w14:val="tx1"/>
                              </w14:solidFill>
                            </w14:textFill>
                          </w:rPr>
                        </w:pPr>
                        <w:r>
                          <w:rPr>
                            <w:rFonts w:hint="eastAsia" w:ascii="宋体" w:hAnsi="宋体"/>
                            <w:color w:val="000000" w:themeColor="text1"/>
                            <w:sz w:val="13"/>
                            <w:szCs w:val="18"/>
                            <w14:textFill>
                              <w14:solidFill>
                                <w14:schemeClr w14:val="tx1"/>
                              </w14:solidFill>
                            </w14:textFill>
                          </w:rPr>
                          <w:t>建筑认识实习1</w:t>
                        </w:r>
                      </w:p>
                    </w:txbxContent>
                  </v:textbox>
                </v:rect>
                <v:rect id="矩形 28" o:spid="_x0000_s1026" o:spt="1" style="position:absolute;left:2727325;top:3268980;height:215900;width:78232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HVS7g1gAAAAYBAAAPAAAAAAAAAAEAIAAAACIAAABkcnMv&#10;ZG93bnJldi54bWxQSwECFAAUAAAACACHTuJAx+hQuekCAAAYBgAADgAAAAAAAAABACAAAAAlAQAA&#10;ZHJzL2Uyb0RvYy54bWxQSwUGAAAAAAYABgBZAQAAgAY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72FA503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建筑构造1</w:t>
                        </w:r>
                      </w:p>
                    </w:txbxContent>
                  </v:textbox>
                </v:rect>
                <v:rect id="矩形 28" o:spid="_x0000_s1026" o:spt="1" style="position:absolute;left:3510280;top:3496310;height:215900;width:779145;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Is/5YLqAgAAGA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24D83CFC">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外国建筑史</w:t>
                        </w:r>
                      </w:p>
                    </w:txbxContent>
                  </v:textbox>
                </v:rect>
                <v:rect id="矩形 18" o:spid="_x0000_s1026" o:spt="1" style="position:absolute;left:5076190;top:4253230;height:215900;width:762635;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TbXJM9UAAAAGAQAADwAAAAAAAAABACAAAAAiAAAAZHJzL2Rvd25y&#10;ZXYueG1sUEsBAhQAFAAAAAgAh07iQPux6+3lAgAAVgYAAA4AAAAAAAAAAQAgAAAAJAEAAGRycy9l&#10;Mm9Eb2MueG1sUEsFBgAAAAAGAAYAWQEAAHsGA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383F8FC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生产实习</w:t>
                        </w:r>
                      </w:p>
                    </w:txbxContent>
                  </v:textbox>
                </v:rect>
                <v:rect id="矩形 35" o:spid="_x0000_s1026" o:spt="1" style="position:absolute;left:2082800;top:3723640;height:215900;width:4520565;v-text-anchor:middle;" fillcolor="#9EEAFF" filled="t" stroked="t" coordsize="21600,21600" o:gfxdata="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F02U2rTAAAABgEAAA8AAAAAAAAAAQAgAAAAIgAAAGRycy9kb3du&#10;cmV2LnhtbFBLAQIUABQAAAAIAIdO4kAK9D5w6AIAABkGAAAOAAAAAAAAAAEAIAAAACIBAABkcnMv&#10;ZTJvRG9jLnhtbFBLBQYAAAAABgAGAFkBAAB8BgAAAAA=&#10;">
                  <v:fill type="gradient" on="t" color2="#E4F9FF" colors="0f #9EEAFF;22938f #BBEFFF;65536f #E4F9FF" angle="180" focus="100%" focussize="0,0" rotate="t"/>
                  <v:stroke color="#41A7C3 [3208]" miterlimit="8" joinstyle="miter"/>
                  <v:imagedata o:title=""/>
                  <o:lock v:ext="edit" aspectratio="f"/>
                  <v:shadow on="t" color="#000000" opacity="24903f" offset="0pt,1.5748031496063pt" origin="0f,32768f" matrix="65536f,0f,0f,65536f"/>
                  <v:textbox inset="1mm,1mm,1mm,1mm">
                    <w:txbxContent>
                      <w:p w14:paraId="7DABC07A">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建筑设计（1-6）</w:t>
                        </w:r>
                      </w:p>
                    </w:txbxContent>
                  </v:textbox>
                </v:rect>
                <v:rect id="矩形 27" o:spid="_x0000_s1026" o:spt="1" style="position:absolute;left:2727325;top:3496310;height:215265;width:78232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AXZSkNcAAAAGAQAADwAAAAAAAAABACAAAAAiAAAA&#10;ZHJzL2Rvd25yZXYueG1sUEsBAhQAFAAAAAgAh07iQAXsrkzsAgAAGAYAAA4AAAAAAAAAAQAgAAAA&#10;JgEAAGRycy9lMm9Eb2MueG1sUEsFBgAAAAAGAAYAWQEAAIQGA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4F001F32">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中国建筑史</w:t>
                        </w:r>
                      </w:p>
                    </w:txbxContent>
                  </v:textbox>
                </v:rect>
                <v:rect id="矩形 27" o:spid="_x0000_s1026" o:spt="1" style="position:absolute;left:4272280;top:3268980;height:215900;width:79756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AF2UpDXAAAABgEAAA8AAAAAAAAAAQAgAAAAIgAAAGRycy9k&#10;b3ducmV2LnhtbFBLAQIUABQAAAAIAIdO4kCzmGtF5wIAABkGAAAOAAAAAAAAAAEAIAAAACYBAABk&#10;cnMvZTJvRG9jLnhtbFBLBQYAAAAABgAGAFkBAAB/Bg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79BAAA91">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建筑结构及选型</w:t>
                        </w:r>
                      </w:p>
                    </w:txbxContent>
                  </v:textbox>
                </v:rect>
                <v:rect id="矩形 28" o:spid="_x0000_s1026" o:spt="1" style="position:absolute;left:5069205;top:3264535;height:215900;width:76327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h1Uu4NYAAAAGAQAADwAAAAAAAAABACAAAAAiAAAA&#10;ZHJzL2Rvd25yZXYueG1sUEsBAhQAFAAAAAgAh07iQDAm2nztAgAAGQYAAA4AAAAAAAAAAQAgAAAA&#10;JQEAAGRycy9lMm9Eb2MueG1sUEsFBgAAAAAGAAYAWQEAAIQ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6F565CC4">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建筑物理</w:t>
                        </w:r>
                      </w:p>
                    </w:txbxContent>
                  </v:textbox>
                </v:rect>
                <v:rect id="矩形 25" o:spid="_x0000_s1026" o:spt="1" style="position:absolute;left:6603365;top:33655;height:344805;width:762000;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krqPWAAAABgEAAA8A&#10;AAAAAAAAAQAgAAAAIgAAAGRycy9kb3ducmV2LnhtbFBLAQIUABQAAAAIAIdO4kD/L0heUgIAAIsE&#10;AAAOAAAAAAAAAAEAIAAAACUBAABkcnMvZTJvRG9jLnhtbFBLBQYAAAAABgAGAFkBAADpBQAAAAA=&#10;">
                  <v:fill on="t" opacity="32895f" focussize="0,0"/>
                  <v:stroke on="f"/>
                  <v:imagedata o:title=""/>
                  <o:lock v:ext="edit" aspectratio="f"/>
                  <v:textbox>
                    <w:txbxContent>
                      <w:p w14:paraId="1B5935DE">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第九学期</w:t>
                        </w:r>
                      </w:p>
                    </w:txbxContent>
                  </v:textbox>
                </v:rect>
                <v:rect id="矩形 26" o:spid="_x0000_s1026" o:spt="1" style="position:absolute;left:7364095;top:33655;height:344805;width:770255;v-text-anchor:middle;" fillcolor="#8064A2 [3223]" filled="t" stroked="f" coordsize="21600,21600" o:gfxdata="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pK6j1gAAAAYBAAAP&#10;AAAAAAAAAAEAIAAAACIAAABkcnMvZG93bnJldi54bWxQSwECFAAUAAAACACHTuJA+EI/oVMCAACL&#10;BAAADgAAAAAAAAABACAAAAAlAQAAZHJzL2Uyb0RvYy54bWxQSwUGAAAAAAYABgBZAQAA6gUAAAAA&#10;">
                  <v:fill on="t" opacity="32895f" focussize="0,0"/>
                  <v:stroke on="f"/>
                  <v:imagedata o:title=""/>
                  <o:lock v:ext="edit" aspectratio="f"/>
                  <v:textbox>
                    <w:txbxContent>
                      <w:p w14:paraId="615ECB7F">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第十学期</w:t>
                        </w:r>
                      </w:p>
                    </w:txbxContent>
                  </v:textbox>
                </v:rect>
                <v:line id="直接连接符 12" o:spid="_x0000_s1026" o:spt="20" style="position:absolute;left:7365365;top: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cL6HbWAAAABgEAAA8AAAAAAAAAAQAgAAAAIgAAAGRycy9kb3ducmV2LnhtbFBLAQIUABQAAAAI&#10;AIdO4kD9sVak7wEAALgDAAAOAAAAAAAAAAEAIAAAACUBAABkcnMvZTJvRG9jLnhtbFBLBQYAAAAA&#10;BgAGAFkBAACGBQAAAAA=&#10;">
                  <v:fill on="f" focussize="0,0"/>
                  <v:stroke color="#457AB9 [3204]" joinstyle="round"/>
                  <v:imagedata o:title=""/>
                  <o:lock v:ext="edit" aspectratio="f"/>
                </v:line>
                <v:line id="直接连接符 12" o:spid="_x0000_s1026" o:spt="20" style="position:absolute;left:8134350;top:0;height:4679950;width:635;" filled="f" stroked="t" coordsize="21600,21600" o:gfxdata="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wvodtYAAAAGAQAADwAAAAAAAAABACAAAAAiAAAAZHJzL2Rvd25yZXYueG1sUEsBAhQAFAAAAAgA&#10;h07iQFAzQSzuAQAAuAMAAA4AAAAAAAAAAQAgAAAAJQEAAGRycy9lMm9Eb2MueG1sUEsFBgAAAAAG&#10;AAYAWQEAAIUFAAAAAA==&#10;">
                  <v:fill on="f" focussize="0,0"/>
                  <v:stroke color="#457AB9 [3204]" joinstyle="round"/>
                  <v:imagedata o:title=""/>
                  <o:lock v:ext="edit" aspectratio="f"/>
                </v:line>
                <v:rect id="矩形 18" o:spid="_x0000_s1026" o:spt="1" style="position:absolute;left:6577965;top:3268980;height:232410;width:815340;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TbXJM9UAAAAGAQAADwAAAAAAAAABACAAAAAiAAAAZHJzL2Rvd25y&#10;ZXYueG1sUEsBAhQAFAAAAAgAh07iQCrT3LPlAgAAVwYAAA4AAAAAAAAAAQAgAAAAJAEAAGRycy9l&#10;Mm9Eb2MueG1sUEsFBgAAAAAGAAYAWQEAAHsGA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3372CB98">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建筑师业务实践</w:t>
                        </w:r>
                      </w:p>
                    </w:txbxContent>
                  </v:textbox>
                </v:rect>
                <v:rect id="矩形 28" o:spid="_x0000_s1026" o:spt="1" style="position:absolute;left:7371715;top:4474210;height:215900;width:76327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HEzrBfqAgAAGQ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7CD20A1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毕业设计</w:t>
                        </w:r>
                      </w:p>
                    </w:txbxContent>
                  </v:textbox>
                </v:rect>
                <v:rect id="矩形 27" o:spid="_x0000_s1026" o:spt="1" style="position:absolute;left:4276090;top:810260;height:215900;width:799465;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BdlKQ1wAAAAYBAAAPAAAAAAAAAAEAIAAAACIAAABkcnMv&#10;ZG93bnJldi54bWxQSwECFAAUAAAACACHTuJAWdfCo+gCAAAYBgAADgAAAAAAAAABACAAAAAmAQAA&#10;ZHJzL2Uyb0RvYy54bWxQSwUGAAAAAAYABgBZAQAAgAY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3BE69666">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创业基础（6）</w:t>
                        </w:r>
                      </w:p>
                    </w:txbxContent>
                  </v:textbox>
                </v:rect>
                <v:rect id="矩形 27" o:spid="_x0000_s1026" o:spt="1" style="position:absolute;left:1386840;top:2780030;height:215900;width:69977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BdlKQ1wAAAAYBAAAPAAAAAAAAAAEAIAAAACIAAABkcnMv&#10;ZG93bnJldi54bWxQSwECFAAUAAAACACHTuJAeDGdYugCAAAZBgAADgAAAAAAAAABACAAAAAmAQAA&#10;ZHJzL2Uyb0RvYy54bWxQSwUGAAAAAAYABgBZAQAAgAY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0AFF9995">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建筑图学2</w:t>
                        </w:r>
                      </w:p>
                    </w:txbxContent>
                  </v:textbox>
                </v:rect>
                <v:rect id="矩形 29" o:spid="_x0000_s1026" o:spt="1" style="position:absolute;left:2642870;top:2055495;height:234950;width:898525;v-text-anchor:middle;" fillcolor="#9EEAFF" filled="t" stroked="t" coordsize="21600,21600" o:gfxdata="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dNlNq0wAAAAYBAAAPAAAAAAAAAAEAIAAAACIAAABkcnMvZG93bnJl&#10;di54bWxQSwECFAAUAAAACACHTuJAtX8vHeYCAAAZBgAADgAAAAAAAAABACAAAAAiAQAAZHJzL2Uy&#10;b0RvYy54bWxQSwUGAAAAAAYABgBZAQAAegYAAAAA&#10;">
                  <v:fill type="gradient" on="t" color2="#E4F9FF" colors="0f #9EEAFF;22938f #BBEFFF;65536f #E4F9FF" angle="180" focus="100%" focussize="0,0" rotate="t"/>
                  <v:stroke color="#41A7C3 [3208]" miterlimit="8" joinstyle="miter"/>
                  <v:imagedata o:title=""/>
                  <o:lock v:ext="edit" aspectratio="f"/>
                  <v:shadow on="t" color="#000000" opacity="24903f" offset="0pt,1.5748031496063pt" origin="0f,32768f" matrix="65536f,0f,0f,65536f"/>
                  <v:textbox inset="1mm,1mm,1mm,1mm">
                    <w:txbxContent>
                      <w:p w14:paraId="61EB69F5">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公共建筑设计原理</w:t>
                        </w:r>
                      </w:p>
                    </w:txbxContent>
                  </v:textbox>
                </v:rect>
                <v:rect id="矩形 28" o:spid="_x0000_s1026" o:spt="1" style="position:absolute;left:3509645;top:3963035;height:292100;width:78613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ChG8zrqAgAAGQ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64F78DC0">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中国古建筑</w:t>
                        </w:r>
                      </w:p>
                      <w:p w14:paraId="5398174E">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测绘实习</w:t>
                        </w:r>
                      </w:p>
                    </w:txbxContent>
                  </v:textbox>
                </v:rect>
                <v:rect id="矩形 18" o:spid="_x0000_s1026" o:spt="1" style="position:absolute;left:5069840;top:3491865;height:210185;width:762635;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E21yTPVAAAABgEAAA8AAAAAAAAAAQAgAAAAIgAAAGRycy9kb3du&#10;cmV2LnhtbFBLAQIUABQAAAAIAIdO4kBse3Tg5gIAAFcGAAAOAAAAAAAAAAEAIAAAACQBAABkcnMv&#10;ZTJvRG9jLnhtbFBLBQYAAAAABgAGAFkBAAB8Bg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496EBCD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建筑构造2</w:t>
                        </w:r>
                      </w:p>
                    </w:txbxContent>
                  </v:textbox>
                </v:rect>
                <v:rect id="矩形 27" o:spid="_x0000_s1026" o:spt="1" style="position:absolute;left:4307205;top:3966845;height:215900;width:79756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AF2UpDXAAAABgEAAA8AAAAAAAAAAQAgAAAAIgAA&#10;AGRycy9kb3ducmV2LnhtbFBLAQIUABQAAAAIAIdO4kCA+Hyu7QIAABkGAAAOAAAAAAAAAAEAIAAA&#10;ACYBAABkcnMvZTJvRG9jLnhtbFBLBQYAAAAABgAGAFkBAACFBg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54E98B5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城乡规划原理</w:t>
                        </w:r>
                      </w:p>
                    </w:txbxContent>
                  </v:textbox>
                </v:rect>
                <v:rect id="矩形 18" o:spid="_x0000_s1026" o:spt="1" style="position:absolute;left:5073015;top:3954145;height:269240;width:76454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Ofp8h0wAAAAYBAAAPAAAAAAAAAAEAIAAAACIAAABkcnMvZG93bnJl&#10;di54bWxQSwECFAAUAAAACACHTuJAksC8UuYCAAAZBgAADgAAAAAAAAABACAAAAAiAQAAZHJzL2Uy&#10;b0RvYy54bWxQSwUGAAAAAAYABgBZAQAAegY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4E239251">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太行住居文化与乡土建筑</w:t>
                        </w:r>
                      </w:p>
                    </w:txbxContent>
                  </v:textbox>
                </v:rect>
                <v:rect id="矩形 28" o:spid="_x0000_s1026" o:spt="1" style="position:absolute;left:3514725;top:2545715;height:215900;width:761365;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HeYGWDqAgAAGQ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66797C7E">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中外美术欣赏</w:t>
                        </w:r>
                      </w:p>
                    </w:txbxContent>
                  </v:textbox>
                </v:rect>
                <v:rect id="矩形 29" o:spid="_x0000_s1026" o:spt="1" style="position:absolute;left:5044440;top:2066925;height:194945;width:806450;v-text-anchor:middle;" fillcolor="#9EEAFF" filled="t" stroked="t" coordsize="21600,21600" o:gfxdata="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dNlNq0wAAAAYBAAAPAAAAAAAAAAEAIAAAACIAAABkcnMvZG93bnJl&#10;di54bWxQSwECFAAUAAAACACHTuJATSLc7OYCAAAZBgAADgAAAAAAAAABACAAAAAiAQAAZHJzL2Uy&#10;b0RvYy54bWxQSwUGAAAAAAYABgBZAQAAegYAAAAA&#10;">
                  <v:fill type="gradient" on="t" color2="#E4F9FF" colors="0f #9EEAFF;22938f #BBEFFF;65536f #E4F9FF" angle="180" focus="100%" focussize="0,0" rotate="t"/>
                  <v:stroke color="#41A7C3 [3208]" miterlimit="8" joinstyle="miter"/>
                  <v:imagedata o:title=""/>
                  <o:lock v:ext="edit" aspectratio="f"/>
                  <v:shadow on="t" color="#000000" opacity="24903f" offset="0pt,1.5748031496063pt" origin="0f,32768f" matrix="65536f,0f,0f,65536f"/>
                  <v:textbox inset="1mm,1mm,1mm,1mm">
                    <w:txbxContent>
                      <w:p w14:paraId="15A33FC7">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lang w:val="en-US" w:eastAsia="zh-CN"/>
                            <w14:textFill>
                              <w14:solidFill>
                                <w14:schemeClr w14:val="tx1"/>
                              </w14:solidFill>
                            </w14:textFill>
                          </w:rPr>
                          <w:t>建筑经济与</w:t>
                        </w:r>
                        <w:r>
                          <w:rPr>
                            <w:rFonts w:hint="eastAsia" w:ascii="宋体" w:hAnsi="宋体"/>
                            <w:color w:val="000000" w:themeColor="text1"/>
                            <w:sz w:val="16"/>
                            <w:szCs w:val="18"/>
                            <w14:textFill>
                              <w14:solidFill>
                                <w14:schemeClr w14:val="tx1"/>
                              </w14:solidFill>
                            </w14:textFill>
                          </w:rPr>
                          <w:t>管理</w:t>
                        </w:r>
                      </w:p>
                    </w:txbxContent>
                  </v:textbox>
                </v:rect>
                <v:rect id="矩形 18" o:spid="_x0000_s1026" o:spt="1" style="position:absolute;left:4290060;top:2282825;height:215900;width:786130;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TbXJM9UAAAAGAQAADwAAAAAAAAABACAAAAAiAAAAZHJzL2Rvd25yZXYu&#10;eG1sUEsBAhQAFAAAAAgAh07iQEzgyyHiAgAAVwYAAA4AAAAAAAAAAQAgAAAAJAEAAGRycy9lMm9E&#10;b2MueG1sUEsFBgAAAAAGAAYAWQEAAHgGA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54BD1F68">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测量学</w:t>
                        </w:r>
                      </w:p>
                    </w:txbxContent>
                  </v:textbox>
                </v:rect>
                <v:rect id="矩形 18" o:spid="_x0000_s1026" o:spt="1" style="position:absolute;left:5837555;top:1832610;height:198755;width:75311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Ofp8h0wAAAAYBAAAPAAAAAAAAAAEAIAAAACIAAABkcnMvZG93bnJldi54&#10;bWxQSwECFAAUAAAACACHTuJAa7XceeMCAAAZBgAADgAAAAAAAAABACAAAAAiAQAAZHJzL2Uyb0Rv&#10;Yy54bWxQSwUGAAAAAAYABgBZAQAAdwY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20A2B1A0">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景观与环境</w:t>
                        </w:r>
                      </w:p>
                    </w:txbxContent>
                  </v:textbox>
                </v:rect>
                <v:rect id="矩形 18" o:spid="_x0000_s1026" o:spt="1" style="position:absolute;left:5081270;top:2289810;height:198755;width:76454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n6fIdMAAAAGAQAADwAAAAAAAAABACAAAAAiAAAAZHJzL2Rvd25y&#10;ZXYueG1sUEsBAhQAFAAAAAgAh07iQCPSyFHnAgAAGQYAAA4AAAAAAAAAAQAgAAAAIgEAAGRycy9l&#10;Mm9Eb2MueG1sUEsFBgAAAAAGAAYAWQEAAHsGA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5596EAC1">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城市设计</w:t>
                        </w:r>
                      </w:p>
                    </w:txbxContent>
                  </v:textbox>
                </v:rect>
                <v:rect id="矩形 27" o:spid="_x0000_s1026" o:spt="1" style="position:absolute;left:4282440;top:2515870;height:215900;width:78740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AF2UpDXAAAABgEAAA8AAAAAAAAAAQAgAAAAIgAAAGRycy9k&#10;b3ducmV2LnhtbFBLAQIUABQAAAAIAIdO4kAs2ojE5wIAABkGAAAOAAAAAAAAAAEAIAAAACYBAABk&#10;cnMvZTJvRG9jLnhtbFBLBQYAAAAABgAGAFkBAAB/Bg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37D54F7C">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建筑法规</w:t>
                        </w:r>
                      </w:p>
                    </w:txbxContent>
                  </v:textbox>
                </v:rect>
                <v:rect id="矩形 28" o:spid="_x0000_s1026" o:spt="1" style="position:absolute;left:5073650;top:2522855;height:321310;width:761365;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LUAD+7qAgAAGQ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45A1BDA0">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绿色建筑</w:t>
                        </w:r>
                      </w:p>
                      <w:p w14:paraId="012EFB7B">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环境模拟</w:t>
                        </w:r>
                      </w:p>
                    </w:txbxContent>
                  </v:textbox>
                </v:rect>
                <v:rect id="矩形 18" o:spid="_x0000_s1026" o:spt="1" style="position:absolute;left:2086610;top:2536190;height:215900;width:621665;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E21yTPVAAAABgEAAA8AAAAAAAAAAQAgAAAAIgAAAGRycy9kb3ducmV2&#10;LnhtbFBLAQIUABQAAAAIAIdO4kDVpwDu4wIAAFcGAAAOAAAAAAAAAAEAIAAAACQBAABkcnMvZTJv&#10;RG9jLnhtbFBLBQYAAAAABgAGAFkBAAB5Bg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70062CC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建筑摄影</w:t>
                        </w:r>
                      </w:p>
                    </w:txbxContent>
                  </v:textbox>
                </v:rect>
                <v:rect id="矩形 28" o:spid="_x0000_s1026" o:spt="1" style="position:absolute;left:2090420;top:2299335;height:215900;width:141224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HVS7g1gAAAAYBAAAPAAAAAAAAAAEAIAAAACIAAABkcnMv&#10;ZG93bnJldi54bWxQSwECFAAUAAAACACHTuJAQqdO9+kCAAAaBgAADgAAAAAAAAABACAAAAAlAQAA&#10;ZHJzL2Uyb0RvYy54bWxQSwUGAAAAAAYABgBZAQAAgAY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7C0F7C38">
                        <w:pPr>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建筑力学（1-2）</w:t>
                        </w:r>
                      </w:p>
                    </w:txbxContent>
                  </v:textbox>
                </v:rect>
                <v:rect id="矩形 18" o:spid="_x0000_s1026" o:spt="1" style="position:absolute;left:2741930;top:2541905;height:198755;width:77597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Ofp8h0wAAAAYBAAAPAAAAAAAAAAEAIAAAACIAAABkcnMvZG93bnJl&#10;di54bWxQSwECFAAUAAAACACHTuJAX05vruYCAAAZBgAADgAAAAAAAAABACAAAAAiAQAAZHJzL2Uy&#10;b0RvYy54bWxQSwUGAAAAAAYABgBZAQAAegY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6B84519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建筑形态构成</w:t>
                        </w:r>
                      </w:p>
                    </w:txbxContent>
                  </v:textbox>
                </v:rect>
                <v:rect id="矩形 27" o:spid="_x0000_s1026" o:spt="1" style="position:absolute;left:2084705;top:2064385;height:215900;width:594995;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&#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AF2UpDXAAAABgEAAA8AAAAAAAAAAQAgAAAAIgAAAGRy&#10;cy9kb3ducmV2LnhtbFBLAQIUABQAAAAIAIdO4kBsgK456gIAABkGAAAOAAAAAAAAAAEAIAAAACYB&#10;AABkcnMvZTJvRG9jLnhtbFBLBQYAAAAABgAGAFkBAACCBg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2E47F551">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计算机应用</w:t>
                        </w:r>
                      </w:p>
                    </w:txbxContent>
                  </v:textbox>
                </v:rect>
                <v:rect id="矩形 18" o:spid="_x0000_s1026" o:spt="1" style="position:absolute;left:3502660;top:2301875;height:198755;width:77787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5+nyHTAAAABgEAAA8AAAAAAAAAAQAgAAAAIgAAAGRycy9kb3ducmV2&#10;LnhtbFBLAQIUABQAAAAIAIdO4kCj87u15QIAABkGAAAOAAAAAAAAAAEAIAAAACIBAABkcnMvZTJv&#10;RG9jLnhtbFBLBQYAAAAABgAGAFkBAAB5Bg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4FF627CD">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室内设计</w:t>
                        </w:r>
                      </w:p>
                    </w:txbxContent>
                  </v:textbox>
                </v:rect>
                <v:rect id="矩形 18" o:spid="_x0000_s1026" o:spt="1" style="position:absolute;left:2090420;top:2783205;height:198755;width:64198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Ofp8h0wAAAAYBAAAPAAAAAAAAAAEAIAAAACIAAABkcnMvZG93bnJl&#10;di54bWxQSwECFAAUAAAACACHTuJA/r+dU+YCAAAZBgAADgAAAAAAAAABACAAAAAiAQAAZHJzL2Uy&#10;b0RvYy54bWxQSwUGAAAAAAYABgBZAQAAegY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25E5BC36">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建筑材料</w:t>
                        </w:r>
                      </w:p>
                    </w:txbxContent>
                  </v:textbox>
                </v:rect>
                <v:rect id="矩形 27" o:spid="_x0000_s1026" o:spt="1" style="position:absolute;left:3508375;top:2053590;height:215900;width:770255;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AXZSkNcAAAAGAQAADwAAAAAAAAABACAAAAAiAAAAZHJzL2Rv&#10;d25yZXYueG1sUEsBAhQAFAAAAAgAh07iQHFBBRDmAgAAGQYAAA4AAAAAAAAAAQAgAAAAJgEAAGRy&#10;cy9lMm9Eb2MueG1sUEsFBgAAAAAGAAYAWQEAAH4GA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1B89F28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建筑画</w:t>
                        </w:r>
                      </w:p>
                    </w:txbxContent>
                  </v:textbox>
                </v:rect>
                <v:rect id="矩形 18" o:spid="_x0000_s1026" o:spt="1" style="position:absolute;left:3499485;top:3274695;height:198755;width:80454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I5+nyHTAAAABgEAAA8AAAAAAAAAAQAgAAAAIgAAAGRycy9kb3du&#10;cmV2LnhtbFBLAQIUABQAAAAIAIdO4kB+WQna6AIAABkGAAAOAAAAAAAAAAEAIAAAACIBAABkcnMv&#10;ZTJvRG9jLnhtbFBLBQYAAAAABgAGAFkBAAB8Bg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6BDABC8E">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建筑学专业外语</w:t>
                        </w:r>
                      </w:p>
                    </w:txbxContent>
                  </v:textbox>
                </v:rect>
                <v:rect id="矩形 18" o:spid="_x0000_s1026" o:spt="1" style="position:absolute;left:4295775;top:3498215;height:198755;width:770255;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Ofp8h0wAAAAYBAAAPAAAAAAAAAAEAIAAAACIAAABkcnMvZG93bnJl&#10;di54bWxQSwECFAAUAAAACACHTuJAwdMaQOYCAAAZBgAADgAAAAAAAAABACAAAAAiAQAAZHJzL2Uy&#10;b0RvYy54bWxQSwUGAAAAAAYABgBZAQAAegY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09AB9A13">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建筑设备工程</w:t>
                        </w:r>
                      </w:p>
                    </w:txbxContent>
                  </v:textbox>
                </v:rect>
                <v:rect id="矩形 28" o:spid="_x0000_s1026" o:spt="1" style="position:absolute;left:5074920;top:4429760;height:268605;width:77343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L0lDtTqAgAAGQ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3F346E54">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近现代建筑</w:t>
                        </w:r>
                      </w:p>
                      <w:p w14:paraId="6329BE24">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思潮及作品</w:t>
                        </w:r>
                      </w:p>
                    </w:txbxContent>
                  </v:textbox>
                </v:rect>
                <v:rect id="矩形 27" o:spid="_x0000_s1026" o:spt="1" style="position:absolute;left:5843270;top:3269615;height:280670;width:75692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&#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AF2UpDXAAAABgEAAA8AAAAAAAAAAQAgAAAAIgAAAGRy&#10;cy9kb3ducmV2LnhtbFBLAQIUABQAAAAIAIdO4kDqb6g06gIAABkGAAAOAAAAAAAAAAEAIAAAACYB&#10;AABkcnMvZTJvRG9jLnhtbFBLBQYAAAAABgAGAFkBAACCBg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3EB5AF10">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高层建筑设计</w:t>
                        </w:r>
                      </w:p>
                      <w:p w14:paraId="54060460">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原理</w:t>
                        </w:r>
                      </w:p>
                    </w:txbxContent>
                  </v:textbox>
                </v:rect>
                <v:rect id="矩形 28" o:spid="_x0000_s1026" o:spt="1" style="position:absolute;left:5843270;top:3961765;height:215900;width:757555;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h1Uu4NYAAAAGAQAADwAAAAAAAAABACAAAAAiAAAAZHJz&#10;L2Rvd25yZXYueG1sUEsBAhQAFAAAAAgAh07iQO/HkMbqAgAAGQYAAA4AAAAAAAAAAQAgAAAAJQEA&#10;AGRycy9lMm9Eb2MueG1sUEsFBgAAAAAGAAYAWQEAAIE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408B537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建筑认识实习2</w:t>
                        </w:r>
                      </w:p>
                    </w:txbxContent>
                  </v:textbox>
                </v:rect>
                <v:rect id="矩形 18" o:spid="_x0000_s1026" o:spt="1" style="position:absolute;left:3522345;top:4282440;height:215900;width:762635;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TbXJM9UAAAAGAQAADwAAAAAAAAABACAAAAAiAAAAZHJzL2Rvd25y&#10;ZXYueG1sUEsBAhQAFAAAAAgAh07iQH8R0aXlAgAAVwYAAA4AAAAAAAAAAQAgAAAAJAEAAGRycy9l&#10;Mm9Eb2MueG1sUEsFBgAAAAAGAAYAWQEAAHsGA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2D52971F">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场地设计</w:t>
                        </w:r>
                      </w:p>
                    </w:txbxContent>
                  </v:textbox>
                </v:rect>
                <v:rect id="矩形 18" o:spid="_x0000_s1026" o:spt="1" style="position:absolute;left:4293235;top:4206240;height:269240;width:76454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jn6fIdMAAAAGAQAADwAAAAAAAAABACAAAAAiAAAAZHJzL2Rvd25yZXYu&#10;eG1sUEsBAhQAFAAAAAgAh07iQMNRRTTkAgAAGQYAAA4AAAAAAAAAAQAgAAAAIgEAAGRycy9lMm9E&#10;b2MueG1sUEsFBgAAAAAGAAYAWQEAAHgGA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139C876B">
                        <w:pPr>
                          <w:snapToGrid w:val="0"/>
                          <w:spacing w:line="16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建筑结构及</w:t>
                        </w:r>
                      </w:p>
                      <w:p w14:paraId="729BC54D">
                        <w:pPr>
                          <w:snapToGrid w:val="0"/>
                          <w:spacing w:line="160" w:lineRule="exact"/>
                          <w:jc w:val="center"/>
                          <w:rPr>
                            <w:rFonts w:hint="eastAsia" w:ascii="宋体" w:hAnsi="宋体" w:eastAsia="宋体"/>
                            <w:color w:val="000000" w:themeColor="text1"/>
                            <w:sz w:val="16"/>
                            <w:szCs w:val="18"/>
                            <w:lang w:val="en-US" w:eastAsia="zh-CN"/>
                            <w14:textFill>
                              <w14:solidFill>
                                <w14:schemeClr w14:val="tx1"/>
                              </w14:solidFill>
                            </w14:textFill>
                          </w:rPr>
                        </w:pPr>
                        <w:r>
                          <w:rPr>
                            <w:rFonts w:hint="eastAsia" w:ascii="宋体" w:hAnsi="宋体"/>
                            <w:color w:val="000000" w:themeColor="text1"/>
                            <w:sz w:val="16"/>
                            <w:szCs w:val="18"/>
                            <w14:textFill>
                              <w14:solidFill>
                                <w14:schemeClr w14:val="tx1"/>
                              </w14:solidFill>
                            </w14:textFill>
                          </w:rPr>
                          <w:t>选型</w:t>
                        </w:r>
                        <w:r>
                          <w:rPr>
                            <w:rFonts w:hint="eastAsia" w:ascii="宋体" w:hAnsi="宋体"/>
                            <w:color w:val="000000" w:themeColor="text1"/>
                            <w:sz w:val="16"/>
                            <w:szCs w:val="18"/>
                            <w:lang w:val="en-US" w:eastAsia="zh-CN"/>
                            <w14:textFill>
                              <w14:solidFill>
                                <w14:schemeClr w14:val="tx1"/>
                              </w14:solidFill>
                            </w14:textFill>
                          </w:rPr>
                          <w:t>课程设计</w:t>
                        </w:r>
                      </w:p>
                    </w:txbxContent>
                  </v:textbox>
                </v:rect>
                <v:rect id="矩形 18" o:spid="_x0000_s1026" o:spt="1" style="position:absolute;left:5849620;top:4206875;height:198755;width:753110;v-text-anchor:middle;" fillcolor="#FFBE86" filled="t" stroked="t" coordsize="21600,21600" o:gfxdata="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n6fIdMAAAAGAQAADwAAAAAAAAABACAAAAAiAAAAZHJzL2Rvd25y&#10;ZXYueG1sUEsBAhQAFAAAAAgAh07iQPXjM4LnAgAAGQYAAA4AAAAAAAAAAQAgAAAAIgEAAGRycy9l&#10;Mm9Eb2MueG1sUEsFBgAAAAAGAAYAWQEAAHsGAAAAAA==&#10;">
                  <v:fill type="gradient" on="t" color2="#FFEBDB" colors="0f #FFBE86;22938f #FFD0AA;65536f #FFEBDB" angle="180" focus="100%" focussize="0,0" rotate="t"/>
                  <v:stroke color="#F68D37 [3209]" miterlimit="8" joinstyle="miter"/>
                  <v:imagedata o:title=""/>
                  <o:lock v:ext="edit" aspectratio="f"/>
                  <v:shadow on="t" color="#000000" opacity="24903f" offset="0pt,1.5748031496063pt" origin="0f,32768f" matrix="65536f,0f,0f,65536f"/>
                  <v:textbox inset="1mm,1mm,1mm,1mm">
                    <w:txbxContent>
                      <w:p w14:paraId="3CB7D927">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绿色建筑</w:t>
                        </w:r>
                      </w:p>
                    </w:txbxContent>
                  </v:textbox>
                </v:rect>
                <v:rect id="矩形 27" o:spid="_x0000_s1026" o:spt="1" style="position:absolute;left:6607810;top:3507740;height:215900;width:758190;v-text-anchor:middle;" fillcolor="#FFA2A1" filled="t" stroked="t" coordsize="21600,21600" o:gfxdata="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BdlKQ1wAAAAYBAAAPAAAAAAAAAAEAIAAAACIAAABkcnMv&#10;ZG93bnJldi54bWxQSwECFAAUAAAACACHTuJAPNHCaugCAAAZBgAADgAAAAAAAAABACAAAAAmAQAA&#10;ZHJzL2Uyb0RvYy54bWxQSwUGAAAAAAYABgBZAQAAgAYAAAAA&#10;">
                  <v:fill type="gradient" on="t" color2="#FFE5E5" colors="0f #FFA2A1;22938f #FFBEBD;65536f #FFE5E5" angle="180" focus="100%" focussize="0,0" rotate="t"/>
                  <v:stroke color="#BC4643 [3205]" miterlimit="8" joinstyle="miter"/>
                  <v:imagedata o:title=""/>
                  <o:lock v:ext="edit" aspectratio="f"/>
                  <v:shadow on="t" color="#000000" opacity="24903f" offset="0pt,1.5748031496063pt" origin="0f,32768f" matrix="65536f,0f,0f,65536f"/>
                  <v:textbox inset="1mm,1mm,1mm,1mm">
                    <w:txbxContent>
                      <w:p w14:paraId="0BF205C6">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装配式建筑</w:t>
                        </w:r>
                      </w:p>
                    </w:txbxContent>
                  </v:textbox>
                </v:rect>
                <v:rect id="矩形 28" o:spid="_x0000_s1026" o:spt="1" style="position:absolute;left:2072640;top:3014980;height:215900;width:736600;v-text-anchor:middle;" fillcolor="#C9B5E8" filled="t" stroked="t" coordsize="21600,21600" o:gfxdata="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h1Uu4NYAAAAGAQAADwAAAAAAAAABACAAAAAiAAAAZHJzL2Rv&#10;d25yZXYueG1sUEsBAhQAFAAAAAgAh07iQCYYOnznAgAAFwYAAA4AAAAAAAAAAQAgAAAAJQEAAGRy&#10;cy9lMm9Eb2MueG1sUEsFBgAAAAAGAAYAWQEAAH4GAAAAAA==&#10;">
                  <v:fill type="gradient" on="t" color2="#F0EAF9" colors="0f #C9B5E8;22938f #D9CBEE;65536f #F0EAF9" angle="180" focus="100%" focussize="0,0" rotate="t"/>
                  <v:stroke color="#795D9C [3207]" miterlimit="8" joinstyle="miter"/>
                  <v:imagedata o:title=""/>
                  <o:lock v:ext="edit" aspectratio="f"/>
                  <v:shadow on="t" color="#000000" opacity="24903f" offset="0pt,1.5748031496063pt" origin="0f,32768f" matrix="65536f,0f,0f,65536f"/>
                  <v:textbox inset="1mm,1mm,1mm,1mm">
                    <w:txbxContent>
                      <w:p w14:paraId="6CB4C034">
                        <w:pPr>
                          <w:spacing w:line="200" w:lineRule="exact"/>
                          <w:jc w:val="center"/>
                          <w:rPr>
                            <w:rFonts w:hint="default" w:ascii="宋体" w:hAnsi="宋体" w:eastAsia="宋体"/>
                            <w:color w:val="000000" w:themeColor="text1"/>
                            <w:sz w:val="16"/>
                            <w:szCs w:val="18"/>
                            <w:lang w:val="en-US" w:eastAsia="zh-CN"/>
                            <w14:textFill>
                              <w14:solidFill>
                                <w14:schemeClr w14:val="tx1"/>
                              </w14:solidFill>
                            </w14:textFill>
                          </w:rPr>
                        </w:pPr>
                        <w:r>
                          <w:rPr>
                            <w:rFonts w:hint="eastAsia" w:ascii="宋体" w:hAnsi="宋体"/>
                            <w:color w:val="000000" w:themeColor="text1"/>
                            <w:sz w:val="16"/>
                            <w:szCs w:val="18"/>
                            <w:lang w:val="en-US" w:eastAsia="zh-CN"/>
                            <w14:textFill>
                              <w14:solidFill>
                                <w14:schemeClr w14:val="tx1"/>
                              </w14:solidFill>
                            </w14:textFill>
                          </w:rPr>
                          <w:t>美术写生实习</w:t>
                        </w:r>
                      </w:p>
                    </w:txbxContent>
                  </v:textbox>
                </v:rect>
                <v:rect id="矩形 18" o:spid="_x0000_s1026" o:spt="1" style="position:absolute;left:3504565;top:2775585;height:215900;width:762635;v-text-anchor:middle;" fillcolor="#9BBB59 [3222]" filled="t" stroked="t" coordsize="21600,21600" o:gfxdata="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TbXJM9UAAAAGAQAADwAAAAAAAAABACAAAAAiAAAAZHJzL2Rvd25yZXYu&#10;eG1sUEsBAhQAFAAAAAgAh07iQHEYGDziAgAAVQYAAA4AAAAAAAAAAQAgAAAAJAEAAGRycy9lMm9E&#10;b2MueG1sUEsFBgAAAAAGAAYAWQEAAHgGAAAAAA==&#10;">
                  <v:fill type="gradient" on="t" color2="#EBF1DE [662]" angle="180" focus="100%" focussize="0,0" rotate="t"/>
                  <v:stroke color="#9BBB59 [3222]" miterlimit="8" joinstyle="miter"/>
                  <v:imagedata o:title=""/>
                  <o:lock v:ext="edit" aspectratio="f"/>
                  <v:shadow on="t" color="#000000" opacity="24903f" offset="0pt,1.5748031496063pt" origin="0f,32768f" matrix="65536f,0f,0f,65536f"/>
                  <v:textbox inset="1mm,1mm,1mm,1mm">
                    <w:txbxContent>
                      <w:p w14:paraId="18846EDD">
                        <w:pPr>
                          <w:snapToGrid w:val="0"/>
                          <w:spacing w:line="200" w:lineRule="exact"/>
                          <w:jc w:val="center"/>
                          <w:rPr>
                            <w:rFonts w:ascii="宋体" w:hAnsi="宋体"/>
                            <w:color w:val="000000" w:themeColor="text1"/>
                            <w:sz w:val="16"/>
                            <w:szCs w:val="18"/>
                            <w14:textFill>
                              <w14:solidFill>
                                <w14:schemeClr w14:val="tx1"/>
                              </w14:solidFill>
                            </w14:textFill>
                          </w:rPr>
                        </w:pPr>
                        <w:r>
                          <w:rPr>
                            <w:rFonts w:hint="eastAsia" w:ascii="宋体" w:hAnsi="宋体"/>
                            <w:color w:val="000000" w:themeColor="text1"/>
                            <w:sz w:val="16"/>
                            <w:szCs w:val="18"/>
                            <w14:textFill>
                              <w14:solidFill>
                                <w14:schemeClr w14:val="tx1"/>
                              </w14:solidFill>
                            </w14:textFill>
                          </w:rPr>
                          <w:t>环境心理学</w:t>
                        </w:r>
                      </w:p>
                    </w:txbxContent>
                  </v:textbox>
                </v:rect>
                <w10:wrap type="none"/>
                <w10:anchorlock/>
              </v:group>
            </w:pict>
          </mc:Fallback>
        </mc:AlternateContent>
      </w:r>
    </w:p>
    <w:p w14:paraId="4FD8E100">
      <w:pPr>
        <w:autoSpaceDE w:val="0"/>
        <w:autoSpaceDN w:val="0"/>
        <w:adjustRightInd w:val="0"/>
        <w:rPr>
          <w:rFonts w:ascii="宋体" w:hAnsi="宋体"/>
          <w:bCs/>
          <w:color w:val="000000" w:themeColor="text1"/>
          <w:sz w:val="13"/>
          <w:szCs w:val="21"/>
          <w:highlight w:val="none"/>
          <w14:textFill>
            <w14:solidFill>
              <w14:schemeClr w14:val="tx1"/>
            </w14:solidFill>
          </w14:textFill>
        </w:rPr>
      </w:pPr>
    </w:p>
    <w:sectPr>
      <w:pgSz w:w="16838" w:h="11906" w:orient="landscape"/>
      <w:pgMar w:top="1701" w:right="1701" w:bottom="1418" w:left="1701" w:header="851"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dobeHeitiStd-Regular">
    <w:altName w:val="黑体"/>
    <w:panose1 w:val="00000000000000000000"/>
    <w:charset w:val="86"/>
    <w:family w:val="auto"/>
    <w:pitch w:val="default"/>
    <w:sig w:usb0="00000000" w:usb1="00000000" w:usb2="00000010" w:usb3="00000000" w:csb0="00040000" w:csb1="00000000"/>
  </w:font>
  <w:font w:name="AdobeSongStd-Light">
    <w:altName w:val="黑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C6F96">
    <w:pPr>
      <w:pStyle w:val="8"/>
      <w:jc w:val="center"/>
    </w:pPr>
    <w:r>
      <w:fldChar w:fldCharType="begin"/>
    </w:r>
    <w:r>
      <w:instrText xml:space="preserve">PAGE   \* MERGEFORMAT</w:instrText>
    </w:r>
    <w:r>
      <w:fldChar w:fldCharType="separate"/>
    </w:r>
    <w: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D1F66">
    <w:pPr>
      <w:pStyle w:val="8"/>
      <w:framePr w:wrap="around" w:vAnchor="text" w:hAnchor="margin" w:xAlign="outside" w:y="1"/>
      <w:rPr>
        <w:rStyle w:val="18"/>
      </w:rPr>
    </w:pPr>
    <w:r>
      <w:rPr>
        <w:rStyle w:val="18"/>
      </w:rPr>
      <w:fldChar w:fldCharType="begin"/>
    </w:r>
    <w:r>
      <w:rPr>
        <w:rStyle w:val="18"/>
      </w:rPr>
      <w:instrText xml:space="preserve">PAGE  </w:instrText>
    </w:r>
    <w:r>
      <w:rPr>
        <w:rStyle w:val="18"/>
      </w:rPr>
      <w:fldChar w:fldCharType="separate"/>
    </w:r>
    <w:r>
      <w:rPr>
        <w:rStyle w:val="18"/>
      </w:rPr>
      <w:t>2</w:t>
    </w:r>
    <w:r>
      <w:rPr>
        <w:rStyle w:val="18"/>
      </w:rPr>
      <w:fldChar w:fldCharType="end"/>
    </w:r>
  </w:p>
  <w:p w14:paraId="2B632A8E">
    <w:pPr>
      <w:pStyle w:val="8"/>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D92BC3"/>
    <w:multiLevelType w:val="multilevel"/>
    <w:tmpl w:val="3FD92BC3"/>
    <w:lvl w:ilvl="0" w:tentative="0">
      <w:start w:val="1"/>
      <w:numFmt w:val="japaneseCounting"/>
      <w:lvlText w:val="%1、"/>
      <w:lvlJc w:val="left"/>
      <w:pPr>
        <w:tabs>
          <w:tab w:val="left" w:pos="420"/>
        </w:tabs>
        <w:ind w:left="420" w:hanging="420"/>
      </w:pPr>
      <w:rPr>
        <w:rFonts w:hint="default"/>
      </w:rPr>
    </w:lvl>
    <w:lvl w:ilvl="1" w:tentative="0">
      <w:start w:val="1"/>
      <w:numFmt w:val="decimal"/>
      <w:pStyle w:val="54"/>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杰">
    <w15:presenceInfo w15:providerId="WPS Office" w15:userId="750758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UzNmNhM2YxMDVjMmI2M2EyNGI0YmZjOGNmOTU5NTAifQ=="/>
  </w:docVars>
  <w:rsids>
    <w:rsidRoot w:val="00A91B71"/>
    <w:rsid w:val="00004287"/>
    <w:rsid w:val="00011160"/>
    <w:rsid w:val="00013819"/>
    <w:rsid w:val="00014216"/>
    <w:rsid w:val="00017135"/>
    <w:rsid w:val="0002578B"/>
    <w:rsid w:val="000259E1"/>
    <w:rsid w:val="00026A59"/>
    <w:rsid w:val="00027755"/>
    <w:rsid w:val="0003136C"/>
    <w:rsid w:val="00031476"/>
    <w:rsid w:val="00034332"/>
    <w:rsid w:val="00035F00"/>
    <w:rsid w:val="00037218"/>
    <w:rsid w:val="000419A8"/>
    <w:rsid w:val="00043A4E"/>
    <w:rsid w:val="00043DC2"/>
    <w:rsid w:val="000525D2"/>
    <w:rsid w:val="000526B4"/>
    <w:rsid w:val="000543BD"/>
    <w:rsid w:val="00057348"/>
    <w:rsid w:val="00063025"/>
    <w:rsid w:val="00063507"/>
    <w:rsid w:val="000643B7"/>
    <w:rsid w:val="0006758E"/>
    <w:rsid w:val="00070982"/>
    <w:rsid w:val="00072EC6"/>
    <w:rsid w:val="00073323"/>
    <w:rsid w:val="0008090B"/>
    <w:rsid w:val="00080992"/>
    <w:rsid w:val="00081FCB"/>
    <w:rsid w:val="000832EA"/>
    <w:rsid w:val="000841C5"/>
    <w:rsid w:val="00086025"/>
    <w:rsid w:val="00092FA0"/>
    <w:rsid w:val="00095633"/>
    <w:rsid w:val="000A0727"/>
    <w:rsid w:val="000A0DEE"/>
    <w:rsid w:val="000A15F9"/>
    <w:rsid w:val="000A3589"/>
    <w:rsid w:val="000A4BAE"/>
    <w:rsid w:val="000A6F2A"/>
    <w:rsid w:val="000B45C6"/>
    <w:rsid w:val="000B595A"/>
    <w:rsid w:val="000B5BBD"/>
    <w:rsid w:val="000B601D"/>
    <w:rsid w:val="000C0CAA"/>
    <w:rsid w:val="000C3423"/>
    <w:rsid w:val="000C4570"/>
    <w:rsid w:val="000C5D3D"/>
    <w:rsid w:val="000D076B"/>
    <w:rsid w:val="000D1AFB"/>
    <w:rsid w:val="000E327D"/>
    <w:rsid w:val="000E4A0F"/>
    <w:rsid w:val="000E4C38"/>
    <w:rsid w:val="000E4C3D"/>
    <w:rsid w:val="000E65BB"/>
    <w:rsid w:val="000E73F1"/>
    <w:rsid w:val="000F3244"/>
    <w:rsid w:val="000F7F8E"/>
    <w:rsid w:val="0010561B"/>
    <w:rsid w:val="00106EEB"/>
    <w:rsid w:val="0010752A"/>
    <w:rsid w:val="0011384A"/>
    <w:rsid w:val="0011687D"/>
    <w:rsid w:val="00116FDC"/>
    <w:rsid w:val="001239F3"/>
    <w:rsid w:val="00126515"/>
    <w:rsid w:val="00130777"/>
    <w:rsid w:val="0013428A"/>
    <w:rsid w:val="00137324"/>
    <w:rsid w:val="0014137B"/>
    <w:rsid w:val="00145AD7"/>
    <w:rsid w:val="00145C8B"/>
    <w:rsid w:val="00146450"/>
    <w:rsid w:val="00161506"/>
    <w:rsid w:val="0016175C"/>
    <w:rsid w:val="00163A6A"/>
    <w:rsid w:val="0016406A"/>
    <w:rsid w:val="00171D61"/>
    <w:rsid w:val="00176370"/>
    <w:rsid w:val="00177F2F"/>
    <w:rsid w:val="00180083"/>
    <w:rsid w:val="001839EE"/>
    <w:rsid w:val="0018702C"/>
    <w:rsid w:val="0019110F"/>
    <w:rsid w:val="00192116"/>
    <w:rsid w:val="00192BAD"/>
    <w:rsid w:val="00193E26"/>
    <w:rsid w:val="00196186"/>
    <w:rsid w:val="001A0549"/>
    <w:rsid w:val="001A1765"/>
    <w:rsid w:val="001A48CF"/>
    <w:rsid w:val="001B0378"/>
    <w:rsid w:val="001B162E"/>
    <w:rsid w:val="001B509F"/>
    <w:rsid w:val="001C1448"/>
    <w:rsid w:val="001C3648"/>
    <w:rsid w:val="001D3760"/>
    <w:rsid w:val="001D4796"/>
    <w:rsid w:val="001D5802"/>
    <w:rsid w:val="001D5F5E"/>
    <w:rsid w:val="001E1DFF"/>
    <w:rsid w:val="001E3DC9"/>
    <w:rsid w:val="001E65D6"/>
    <w:rsid w:val="001F47C3"/>
    <w:rsid w:val="001F67EA"/>
    <w:rsid w:val="00200284"/>
    <w:rsid w:val="002004BA"/>
    <w:rsid w:val="002006A7"/>
    <w:rsid w:val="00201F01"/>
    <w:rsid w:val="00202425"/>
    <w:rsid w:val="00204104"/>
    <w:rsid w:val="00205177"/>
    <w:rsid w:val="002109BA"/>
    <w:rsid w:val="0021129E"/>
    <w:rsid w:val="00215C30"/>
    <w:rsid w:val="00224955"/>
    <w:rsid w:val="00226A06"/>
    <w:rsid w:val="002304AB"/>
    <w:rsid w:val="00231CDB"/>
    <w:rsid w:val="00231E9D"/>
    <w:rsid w:val="00231F68"/>
    <w:rsid w:val="0023324B"/>
    <w:rsid w:val="00234A2C"/>
    <w:rsid w:val="00242E8F"/>
    <w:rsid w:val="00243583"/>
    <w:rsid w:val="00247FEB"/>
    <w:rsid w:val="0025494D"/>
    <w:rsid w:val="00254A43"/>
    <w:rsid w:val="00257B3B"/>
    <w:rsid w:val="002611D0"/>
    <w:rsid w:val="002663AE"/>
    <w:rsid w:val="00271593"/>
    <w:rsid w:val="0027281D"/>
    <w:rsid w:val="00275A00"/>
    <w:rsid w:val="002805DC"/>
    <w:rsid w:val="00280C30"/>
    <w:rsid w:val="0028128F"/>
    <w:rsid w:val="00283002"/>
    <w:rsid w:val="00283268"/>
    <w:rsid w:val="00284013"/>
    <w:rsid w:val="00284160"/>
    <w:rsid w:val="0028546B"/>
    <w:rsid w:val="002967E1"/>
    <w:rsid w:val="002A44A1"/>
    <w:rsid w:val="002A594E"/>
    <w:rsid w:val="002B2A70"/>
    <w:rsid w:val="002B36F1"/>
    <w:rsid w:val="002B5422"/>
    <w:rsid w:val="002C0243"/>
    <w:rsid w:val="002C479A"/>
    <w:rsid w:val="002C5049"/>
    <w:rsid w:val="002C677E"/>
    <w:rsid w:val="002D1DF2"/>
    <w:rsid w:val="002D27D1"/>
    <w:rsid w:val="002D2E37"/>
    <w:rsid w:val="002D3AE2"/>
    <w:rsid w:val="002D4B8F"/>
    <w:rsid w:val="002E6913"/>
    <w:rsid w:val="002E7784"/>
    <w:rsid w:val="002F3FA1"/>
    <w:rsid w:val="002F4072"/>
    <w:rsid w:val="002F501A"/>
    <w:rsid w:val="002F7DD5"/>
    <w:rsid w:val="0030068B"/>
    <w:rsid w:val="0030128F"/>
    <w:rsid w:val="003027C8"/>
    <w:rsid w:val="003028BB"/>
    <w:rsid w:val="00311004"/>
    <w:rsid w:val="00313B0E"/>
    <w:rsid w:val="00313BBC"/>
    <w:rsid w:val="00317C56"/>
    <w:rsid w:val="003208B1"/>
    <w:rsid w:val="00322147"/>
    <w:rsid w:val="00323599"/>
    <w:rsid w:val="00326D04"/>
    <w:rsid w:val="00327184"/>
    <w:rsid w:val="00334659"/>
    <w:rsid w:val="003409C7"/>
    <w:rsid w:val="00341E96"/>
    <w:rsid w:val="00343306"/>
    <w:rsid w:val="00347066"/>
    <w:rsid w:val="00347D58"/>
    <w:rsid w:val="00362757"/>
    <w:rsid w:val="003636BE"/>
    <w:rsid w:val="00364478"/>
    <w:rsid w:val="0036775D"/>
    <w:rsid w:val="00372FB2"/>
    <w:rsid w:val="0037506D"/>
    <w:rsid w:val="003926D4"/>
    <w:rsid w:val="00393557"/>
    <w:rsid w:val="00397CC3"/>
    <w:rsid w:val="003A1D87"/>
    <w:rsid w:val="003A2ACD"/>
    <w:rsid w:val="003A3D05"/>
    <w:rsid w:val="003A4A93"/>
    <w:rsid w:val="003A4EE2"/>
    <w:rsid w:val="003B450D"/>
    <w:rsid w:val="003C2D62"/>
    <w:rsid w:val="003C3147"/>
    <w:rsid w:val="003C3CA2"/>
    <w:rsid w:val="003C4788"/>
    <w:rsid w:val="003C77EF"/>
    <w:rsid w:val="003C7FB1"/>
    <w:rsid w:val="003D07A7"/>
    <w:rsid w:val="003D26C3"/>
    <w:rsid w:val="003D2713"/>
    <w:rsid w:val="003D3888"/>
    <w:rsid w:val="003D555B"/>
    <w:rsid w:val="003D77BD"/>
    <w:rsid w:val="003E3398"/>
    <w:rsid w:val="003E4CC5"/>
    <w:rsid w:val="003E6079"/>
    <w:rsid w:val="003E67CD"/>
    <w:rsid w:val="003F2719"/>
    <w:rsid w:val="003F52AC"/>
    <w:rsid w:val="00403230"/>
    <w:rsid w:val="00403BFB"/>
    <w:rsid w:val="00404D0C"/>
    <w:rsid w:val="0040722A"/>
    <w:rsid w:val="00412527"/>
    <w:rsid w:val="004127C6"/>
    <w:rsid w:val="00413A26"/>
    <w:rsid w:val="0041596F"/>
    <w:rsid w:val="004279BA"/>
    <w:rsid w:val="00433730"/>
    <w:rsid w:val="0043461B"/>
    <w:rsid w:val="00435C46"/>
    <w:rsid w:val="00436F16"/>
    <w:rsid w:val="0043739B"/>
    <w:rsid w:val="00443277"/>
    <w:rsid w:val="00447116"/>
    <w:rsid w:val="004569E9"/>
    <w:rsid w:val="00461EEE"/>
    <w:rsid w:val="004646BD"/>
    <w:rsid w:val="00467B27"/>
    <w:rsid w:val="00470111"/>
    <w:rsid w:val="0047126B"/>
    <w:rsid w:val="0047263E"/>
    <w:rsid w:val="00480668"/>
    <w:rsid w:val="00482B93"/>
    <w:rsid w:val="004876AE"/>
    <w:rsid w:val="00490CD3"/>
    <w:rsid w:val="004A08A7"/>
    <w:rsid w:val="004A2F29"/>
    <w:rsid w:val="004A4116"/>
    <w:rsid w:val="004A4268"/>
    <w:rsid w:val="004B104B"/>
    <w:rsid w:val="004B78AB"/>
    <w:rsid w:val="004C05DC"/>
    <w:rsid w:val="004C075F"/>
    <w:rsid w:val="004C1F1C"/>
    <w:rsid w:val="004C30B4"/>
    <w:rsid w:val="004C3596"/>
    <w:rsid w:val="004C4BEE"/>
    <w:rsid w:val="004C7DF4"/>
    <w:rsid w:val="004D04FB"/>
    <w:rsid w:val="004D318F"/>
    <w:rsid w:val="004D3296"/>
    <w:rsid w:val="004D4081"/>
    <w:rsid w:val="004D4670"/>
    <w:rsid w:val="004F22AC"/>
    <w:rsid w:val="004F44C4"/>
    <w:rsid w:val="004F526D"/>
    <w:rsid w:val="004F57E7"/>
    <w:rsid w:val="004F6C41"/>
    <w:rsid w:val="00500CB3"/>
    <w:rsid w:val="0051201D"/>
    <w:rsid w:val="00514276"/>
    <w:rsid w:val="00515B58"/>
    <w:rsid w:val="005168F5"/>
    <w:rsid w:val="00517E3A"/>
    <w:rsid w:val="0052022D"/>
    <w:rsid w:val="00530193"/>
    <w:rsid w:val="00530667"/>
    <w:rsid w:val="005321FC"/>
    <w:rsid w:val="00533A82"/>
    <w:rsid w:val="0053412D"/>
    <w:rsid w:val="00534E76"/>
    <w:rsid w:val="00535983"/>
    <w:rsid w:val="005367A5"/>
    <w:rsid w:val="0054509A"/>
    <w:rsid w:val="005451B1"/>
    <w:rsid w:val="00545564"/>
    <w:rsid w:val="00551AEC"/>
    <w:rsid w:val="00555D0C"/>
    <w:rsid w:val="005572D6"/>
    <w:rsid w:val="0055772A"/>
    <w:rsid w:val="005579FD"/>
    <w:rsid w:val="005602EE"/>
    <w:rsid w:val="00561276"/>
    <w:rsid w:val="005623A2"/>
    <w:rsid w:val="00562D73"/>
    <w:rsid w:val="00574944"/>
    <w:rsid w:val="00585425"/>
    <w:rsid w:val="00596CB9"/>
    <w:rsid w:val="005A525F"/>
    <w:rsid w:val="005B02C0"/>
    <w:rsid w:val="005B4C98"/>
    <w:rsid w:val="005B733E"/>
    <w:rsid w:val="005C3267"/>
    <w:rsid w:val="005C3AAC"/>
    <w:rsid w:val="005C6809"/>
    <w:rsid w:val="005C6C98"/>
    <w:rsid w:val="005D0336"/>
    <w:rsid w:val="005D6E18"/>
    <w:rsid w:val="005E1A17"/>
    <w:rsid w:val="005E3295"/>
    <w:rsid w:val="005E3A72"/>
    <w:rsid w:val="005F220A"/>
    <w:rsid w:val="005F5D23"/>
    <w:rsid w:val="00600903"/>
    <w:rsid w:val="00605EBB"/>
    <w:rsid w:val="006116ED"/>
    <w:rsid w:val="00613BCE"/>
    <w:rsid w:val="006215CE"/>
    <w:rsid w:val="00635D7D"/>
    <w:rsid w:val="0064078E"/>
    <w:rsid w:val="00642283"/>
    <w:rsid w:val="006458B1"/>
    <w:rsid w:val="00647C6D"/>
    <w:rsid w:val="00652693"/>
    <w:rsid w:val="0066122C"/>
    <w:rsid w:val="006615C4"/>
    <w:rsid w:val="00662018"/>
    <w:rsid w:val="006647EC"/>
    <w:rsid w:val="00670CFC"/>
    <w:rsid w:val="00672D50"/>
    <w:rsid w:val="00673994"/>
    <w:rsid w:val="00673A68"/>
    <w:rsid w:val="00674995"/>
    <w:rsid w:val="006751A2"/>
    <w:rsid w:val="006802FA"/>
    <w:rsid w:val="00683498"/>
    <w:rsid w:val="00683F93"/>
    <w:rsid w:val="00686392"/>
    <w:rsid w:val="00687172"/>
    <w:rsid w:val="00690BBF"/>
    <w:rsid w:val="006955D9"/>
    <w:rsid w:val="00696464"/>
    <w:rsid w:val="006966C7"/>
    <w:rsid w:val="006A0564"/>
    <w:rsid w:val="006A0FE7"/>
    <w:rsid w:val="006A2C13"/>
    <w:rsid w:val="006B1C5B"/>
    <w:rsid w:val="006B203A"/>
    <w:rsid w:val="006B578B"/>
    <w:rsid w:val="006B6ED1"/>
    <w:rsid w:val="006B7EFA"/>
    <w:rsid w:val="006C2066"/>
    <w:rsid w:val="006C5C09"/>
    <w:rsid w:val="006D0B76"/>
    <w:rsid w:val="006D4DF4"/>
    <w:rsid w:val="006D5EB4"/>
    <w:rsid w:val="006E13E8"/>
    <w:rsid w:val="006E25F8"/>
    <w:rsid w:val="006E422A"/>
    <w:rsid w:val="006E5161"/>
    <w:rsid w:val="006E5413"/>
    <w:rsid w:val="006F0EE4"/>
    <w:rsid w:val="00700710"/>
    <w:rsid w:val="007035D2"/>
    <w:rsid w:val="007058EE"/>
    <w:rsid w:val="007074CC"/>
    <w:rsid w:val="00707BC2"/>
    <w:rsid w:val="00712D62"/>
    <w:rsid w:val="00720336"/>
    <w:rsid w:val="00722675"/>
    <w:rsid w:val="00724B86"/>
    <w:rsid w:val="00731113"/>
    <w:rsid w:val="007313A7"/>
    <w:rsid w:val="00735BE1"/>
    <w:rsid w:val="00741A4C"/>
    <w:rsid w:val="00741EAF"/>
    <w:rsid w:val="007437DF"/>
    <w:rsid w:val="00743EA9"/>
    <w:rsid w:val="00744F7A"/>
    <w:rsid w:val="0074555A"/>
    <w:rsid w:val="00746E15"/>
    <w:rsid w:val="00754395"/>
    <w:rsid w:val="0075583E"/>
    <w:rsid w:val="007642F6"/>
    <w:rsid w:val="00765460"/>
    <w:rsid w:val="00765926"/>
    <w:rsid w:val="00766A79"/>
    <w:rsid w:val="007720F7"/>
    <w:rsid w:val="007726E5"/>
    <w:rsid w:val="007763BC"/>
    <w:rsid w:val="00790D32"/>
    <w:rsid w:val="007916CC"/>
    <w:rsid w:val="00793242"/>
    <w:rsid w:val="007A2686"/>
    <w:rsid w:val="007A327C"/>
    <w:rsid w:val="007B6B75"/>
    <w:rsid w:val="007C05E1"/>
    <w:rsid w:val="007C3001"/>
    <w:rsid w:val="007C3A44"/>
    <w:rsid w:val="007C60BD"/>
    <w:rsid w:val="007C62A3"/>
    <w:rsid w:val="007D3230"/>
    <w:rsid w:val="007D3C63"/>
    <w:rsid w:val="007D41AE"/>
    <w:rsid w:val="007D6366"/>
    <w:rsid w:val="007E031E"/>
    <w:rsid w:val="007E0746"/>
    <w:rsid w:val="007E20C8"/>
    <w:rsid w:val="007E4655"/>
    <w:rsid w:val="007E6FF3"/>
    <w:rsid w:val="007E77F5"/>
    <w:rsid w:val="007F078E"/>
    <w:rsid w:val="007F4C8E"/>
    <w:rsid w:val="007F5A1D"/>
    <w:rsid w:val="00800618"/>
    <w:rsid w:val="0080369E"/>
    <w:rsid w:val="008055DE"/>
    <w:rsid w:val="0081318C"/>
    <w:rsid w:val="00815CE4"/>
    <w:rsid w:val="00822D32"/>
    <w:rsid w:val="00826848"/>
    <w:rsid w:val="00830554"/>
    <w:rsid w:val="00834602"/>
    <w:rsid w:val="00835973"/>
    <w:rsid w:val="00836A81"/>
    <w:rsid w:val="008405E4"/>
    <w:rsid w:val="0084166E"/>
    <w:rsid w:val="00841C95"/>
    <w:rsid w:val="00842590"/>
    <w:rsid w:val="00850DA5"/>
    <w:rsid w:val="00850E4A"/>
    <w:rsid w:val="008510E6"/>
    <w:rsid w:val="008512A0"/>
    <w:rsid w:val="008543A8"/>
    <w:rsid w:val="00854F4B"/>
    <w:rsid w:val="0086033E"/>
    <w:rsid w:val="00862019"/>
    <w:rsid w:val="00870B35"/>
    <w:rsid w:val="008710F6"/>
    <w:rsid w:val="00880DE5"/>
    <w:rsid w:val="00886E2A"/>
    <w:rsid w:val="0089171E"/>
    <w:rsid w:val="008A11C0"/>
    <w:rsid w:val="008A228D"/>
    <w:rsid w:val="008A608D"/>
    <w:rsid w:val="008B19A4"/>
    <w:rsid w:val="008B27B1"/>
    <w:rsid w:val="008B5463"/>
    <w:rsid w:val="008C2859"/>
    <w:rsid w:val="008C4D90"/>
    <w:rsid w:val="008C760F"/>
    <w:rsid w:val="008D0927"/>
    <w:rsid w:val="008D0D27"/>
    <w:rsid w:val="008D26C5"/>
    <w:rsid w:val="008D3059"/>
    <w:rsid w:val="008E06F1"/>
    <w:rsid w:val="008E0C61"/>
    <w:rsid w:val="008E4829"/>
    <w:rsid w:val="008F1514"/>
    <w:rsid w:val="008F2621"/>
    <w:rsid w:val="008F618D"/>
    <w:rsid w:val="009035D8"/>
    <w:rsid w:val="00907000"/>
    <w:rsid w:val="00907662"/>
    <w:rsid w:val="00912C66"/>
    <w:rsid w:val="00916443"/>
    <w:rsid w:val="0091692A"/>
    <w:rsid w:val="0092747A"/>
    <w:rsid w:val="00927BE8"/>
    <w:rsid w:val="00930B73"/>
    <w:rsid w:val="00932433"/>
    <w:rsid w:val="00932863"/>
    <w:rsid w:val="009333D6"/>
    <w:rsid w:val="00937403"/>
    <w:rsid w:val="00937BE2"/>
    <w:rsid w:val="00944B9E"/>
    <w:rsid w:val="009475E4"/>
    <w:rsid w:val="009505C1"/>
    <w:rsid w:val="00955B06"/>
    <w:rsid w:val="009567BC"/>
    <w:rsid w:val="009568C0"/>
    <w:rsid w:val="00957264"/>
    <w:rsid w:val="00961572"/>
    <w:rsid w:val="00962D9F"/>
    <w:rsid w:val="00962EBB"/>
    <w:rsid w:val="009676AB"/>
    <w:rsid w:val="009705CA"/>
    <w:rsid w:val="00970A5F"/>
    <w:rsid w:val="00976CE5"/>
    <w:rsid w:val="00981251"/>
    <w:rsid w:val="009823D4"/>
    <w:rsid w:val="009841FB"/>
    <w:rsid w:val="00991591"/>
    <w:rsid w:val="00992431"/>
    <w:rsid w:val="009944CE"/>
    <w:rsid w:val="009978CA"/>
    <w:rsid w:val="009A18B7"/>
    <w:rsid w:val="009A1F1F"/>
    <w:rsid w:val="009A2165"/>
    <w:rsid w:val="009A34FE"/>
    <w:rsid w:val="009A4693"/>
    <w:rsid w:val="009B6AC4"/>
    <w:rsid w:val="009B755F"/>
    <w:rsid w:val="009B75A0"/>
    <w:rsid w:val="009C05C0"/>
    <w:rsid w:val="009C12F2"/>
    <w:rsid w:val="009C1FEC"/>
    <w:rsid w:val="009C2E19"/>
    <w:rsid w:val="009C3947"/>
    <w:rsid w:val="009C5433"/>
    <w:rsid w:val="009C5915"/>
    <w:rsid w:val="009D24C0"/>
    <w:rsid w:val="009D2759"/>
    <w:rsid w:val="009D403D"/>
    <w:rsid w:val="009D6605"/>
    <w:rsid w:val="009E13C9"/>
    <w:rsid w:val="009E2DE9"/>
    <w:rsid w:val="009E3D0F"/>
    <w:rsid w:val="009F124F"/>
    <w:rsid w:val="009F1F91"/>
    <w:rsid w:val="009F2462"/>
    <w:rsid w:val="009F36F3"/>
    <w:rsid w:val="009F3A3D"/>
    <w:rsid w:val="009F447C"/>
    <w:rsid w:val="00A02862"/>
    <w:rsid w:val="00A03107"/>
    <w:rsid w:val="00A04CF7"/>
    <w:rsid w:val="00A07083"/>
    <w:rsid w:val="00A111DD"/>
    <w:rsid w:val="00A1333F"/>
    <w:rsid w:val="00A20CB3"/>
    <w:rsid w:val="00A217F6"/>
    <w:rsid w:val="00A23796"/>
    <w:rsid w:val="00A307CF"/>
    <w:rsid w:val="00A327AF"/>
    <w:rsid w:val="00A33B64"/>
    <w:rsid w:val="00A33DCA"/>
    <w:rsid w:val="00A348E1"/>
    <w:rsid w:val="00A36F2F"/>
    <w:rsid w:val="00A4000E"/>
    <w:rsid w:val="00A422D0"/>
    <w:rsid w:val="00A42435"/>
    <w:rsid w:val="00A45661"/>
    <w:rsid w:val="00A45785"/>
    <w:rsid w:val="00A475D1"/>
    <w:rsid w:val="00A47A23"/>
    <w:rsid w:val="00A519F1"/>
    <w:rsid w:val="00A53E12"/>
    <w:rsid w:val="00A550DF"/>
    <w:rsid w:val="00A57E64"/>
    <w:rsid w:val="00A85DBC"/>
    <w:rsid w:val="00A87532"/>
    <w:rsid w:val="00A91B71"/>
    <w:rsid w:val="00AA16C3"/>
    <w:rsid w:val="00AA477B"/>
    <w:rsid w:val="00AB0740"/>
    <w:rsid w:val="00AB1FA3"/>
    <w:rsid w:val="00AB5376"/>
    <w:rsid w:val="00AB6261"/>
    <w:rsid w:val="00AC0B5B"/>
    <w:rsid w:val="00AC100D"/>
    <w:rsid w:val="00AC3A19"/>
    <w:rsid w:val="00AC5928"/>
    <w:rsid w:val="00AC69F0"/>
    <w:rsid w:val="00AC759A"/>
    <w:rsid w:val="00AC7D4C"/>
    <w:rsid w:val="00AD3CBE"/>
    <w:rsid w:val="00AD5D0E"/>
    <w:rsid w:val="00AE4C90"/>
    <w:rsid w:val="00AE6A4E"/>
    <w:rsid w:val="00AF2038"/>
    <w:rsid w:val="00AF2573"/>
    <w:rsid w:val="00AF2843"/>
    <w:rsid w:val="00B06C24"/>
    <w:rsid w:val="00B10D2C"/>
    <w:rsid w:val="00B10FC7"/>
    <w:rsid w:val="00B114EB"/>
    <w:rsid w:val="00B147A8"/>
    <w:rsid w:val="00B14834"/>
    <w:rsid w:val="00B177F9"/>
    <w:rsid w:val="00B202EB"/>
    <w:rsid w:val="00B228F3"/>
    <w:rsid w:val="00B238F9"/>
    <w:rsid w:val="00B326E6"/>
    <w:rsid w:val="00B400DC"/>
    <w:rsid w:val="00B43605"/>
    <w:rsid w:val="00B46632"/>
    <w:rsid w:val="00B4763E"/>
    <w:rsid w:val="00B52BB2"/>
    <w:rsid w:val="00B5465F"/>
    <w:rsid w:val="00B55C9F"/>
    <w:rsid w:val="00B609CB"/>
    <w:rsid w:val="00B649FA"/>
    <w:rsid w:val="00B66C41"/>
    <w:rsid w:val="00B72C88"/>
    <w:rsid w:val="00B731E8"/>
    <w:rsid w:val="00B73F21"/>
    <w:rsid w:val="00B74C9E"/>
    <w:rsid w:val="00B826F2"/>
    <w:rsid w:val="00B901C3"/>
    <w:rsid w:val="00B902EC"/>
    <w:rsid w:val="00B92544"/>
    <w:rsid w:val="00B97202"/>
    <w:rsid w:val="00BA06E7"/>
    <w:rsid w:val="00BA08BA"/>
    <w:rsid w:val="00BA0EC1"/>
    <w:rsid w:val="00BB214C"/>
    <w:rsid w:val="00BB58DC"/>
    <w:rsid w:val="00BB6163"/>
    <w:rsid w:val="00BC0261"/>
    <w:rsid w:val="00BC0641"/>
    <w:rsid w:val="00BC0E86"/>
    <w:rsid w:val="00BC131B"/>
    <w:rsid w:val="00BC3FC4"/>
    <w:rsid w:val="00BC6A72"/>
    <w:rsid w:val="00BD0906"/>
    <w:rsid w:val="00BD1CEF"/>
    <w:rsid w:val="00BD432C"/>
    <w:rsid w:val="00BD7178"/>
    <w:rsid w:val="00BE3249"/>
    <w:rsid w:val="00BE4433"/>
    <w:rsid w:val="00BE52C8"/>
    <w:rsid w:val="00BE6672"/>
    <w:rsid w:val="00BF0160"/>
    <w:rsid w:val="00BF3C33"/>
    <w:rsid w:val="00BF617D"/>
    <w:rsid w:val="00BF650A"/>
    <w:rsid w:val="00C02D82"/>
    <w:rsid w:val="00C03328"/>
    <w:rsid w:val="00C052AF"/>
    <w:rsid w:val="00C10D6A"/>
    <w:rsid w:val="00C13737"/>
    <w:rsid w:val="00C13A10"/>
    <w:rsid w:val="00C157B4"/>
    <w:rsid w:val="00C163FB"/>
    <w:rsid w:val="00C17539"/>
    <w:rsid w:val="00C222AF"/>
    <w:rsid w:val="00C23197"/>
    <w:rsid w:val="00C2689D"/>
    <w:rsid w:val="00C27C9C"/>
    <w:rsid w:val="00C31956"/>
    <w:rsid w:val="00C32620"/>
    <w:rsid w:val="00C3757B"/>
    <w:rsid w:val="00C42FC0"/>
    <w:rsid w:val="00C44422"/>
    <w:rsid w:val="00C4541C"/>
    <w:rsid w:val="00C45EE3"/>
    <w:rsid w:val="00C47704"/>
    <w:rsid w:val="00C531AA"/>
    <w:rsid w:val="00C55962"/>
    <w:rsid w:val="00C55FDB"/>
    <w:rsid w:val="00C576C9"/>
    <w:rsid w:val="00C57ECA"/>
    <w:rsid w:val="00C71445"/>
    <w:rsid w:val="00C7428A"/>
    <w:rsid w:val="00C748BA"/>
    <w:rsid w:val="00C819A9"/>
    <w:rsid w:val="00C83FAB"/>
    <w:rsid w:val="00C84FDC"/>
    <w:rsid w:val="00C870AD"/>
    <w:rsid w:val="00C92A12"/>
    <w:rsid w:val="00C96CC9"/>
    <w:rsid w:val="00CA2A62"/>
    <w:rsid w:val="00CA2AA6"/>
    <w:rsid w:val="00CB11C7"/>
    <w:rsid w:val="00CB13A4"/>
    <w:rsid w:val="00CB3EE2"/>
    <w:rsid w:val="00CB66C6"/>
    <w:rsid w:val="00CC252E"/>
    <w:rsid w:val="00CC4FC8"/>
    <w:rsid w:val="00CD27EC"/>
    <w:rsid w:val="00CD744F"/>
    <w:rsid w:val="00CE0FE9"/>
    <w:rsid w:val="00CE3DEF"/>
    <w:rsid w:val="00CE7505"/>
    <w:rsid w:val="00CF409B"/>
    <w:rsid w:val="00CF4844"/>
    <w:rsid w:val="00CF63A7"/>
    <w:rsid w:val="00CF688C"/>
    <w:rsid w:val="00CF6E90"/>
    <w:rsid w:val="00D01648"/>
    <w:rsid w:val="00D03E20"/>
    <w:rsid w:val="00D04417"/>
    <w:rsid w:val="00D11EE7"/>
    <w:rsid w:val="00D12D9F"/>
    <w:rsid w:val="00D14E3F"/>
    <w:rsid w:val="00D2165D"/>
    <w:rsid w:val="00D26E54"/>
    <w:rsid w:val="00D31D9D"/>
    <w:rsid w:val="00D339CA"/>
    <w:rsid w:val="00D34BAC"/>
    <w:rsid w:val="00D36362"/>
    <w:rsid w:val="00D41EFE"/>
    <w:rsid w:val="00D42EF8"/>
    <w:rsid w:val="00D45BEC"/>
    <w:rsid w:val="00D46937"/>
    <w:rsid w:val="00D517F2"/>
    <w:rsid w:val="00D56C51"/>
    <w:rsid w:val="00D60C28"/>
    <w:rsid w:val="00D64DD0"/>
    <w:rsid w:val="00D64F08"/>
    <w:rsid w:val="00D64F90"/>
    <w:rsid w:val="00D73715"/>
    <w:rsid w:val="00D74ED8"/>
    <w:rsid w:val="00D76C97"/>
    <w:rsid w:val="00D8006F"/>
    <w:rsid w:val="00D81E72"/>
    <w:rsid w:val="00D942EB"/>
    <w:rsid w:val="00DA000A"/>
    <w:rsid w:val="00DA1651"/>
    <w:rsid w:val="00DA1E0D"/>
    <w:rsid w:val="00DA2482"/>
    <w:rsid w:val="00DA3ABD"/>
    <w:rsid w:val="00DA5044"/>
    <w:rsid w:val="00DA5866"/>
    <w:rsid w:val="00DA7394"/>
    <w:rsid w:val="00DB0648"/>
    <w:rsid w:val="00DB1668"/>
    <w:rsid w:val="00DB6A47"/>
    <w:rsid w:val="00DC036E"/>
    <w:rsid w:val="00DC1329"/>
    <w:rsid w:val="00DC1348"/>
    <w:rsid w:val="00DC17B6"/>
    <w:rsid w:val="00DC2264"/>
    <w:rsid w:val="00DC26AA"/>
    <w:rsid w:val="00DC52BC"/>
    <w:rsid w:val="00DC633F"/>
    <w:rsid w:val="00DC6E12"/>
    <w:rsid w:val="00DD58FD"/>
    <w:rsid w:val="00DE4561"/>
    <w:rsid w:val="00DF0FEE"/>
    <w:rsid w:val="00DF721B"/>
    <w:rsid w:val="00DF7575"/>
    <w:rsid w:val="00E01083"/>
    <w:rsid w:val="00E0460A"/>
    <w:rsid w:val="00E104A5"/>
    <w:rsid w:val="00E10DF8"/>
    <w:rsid w:val="00E12FCC"/>
    <w:rsid w:val="00E1408D"/>
    <w:rsid w:val="00E16806"/>
    <w:rsid w:val="00E20C58"/>
    <w:rsid w:val="00E25FFF"/>
    <w:rsid w:val="00E2730F"/>
    <w:rsid w:val="00E3052B"/>
    <w:rsid w:val="00E343F0"/>
    <w:rsid w:val="00E34A6F"/>
    <w:rsid w:val="00E34B5E"/>
    <w:rsid w:val="00E3628C"/>
    <w:rsid w:val="00E40893"/>
    <w:rsid w:val="00E40F61"/>
    <w:rsid w:val="00E42549"/>
    <w:rsid w:val="00E437FA"/>
    <w:rsid w:val="00E44CD3"/>
    <w:rsid w:val="00E4705E"/>
    <w:rsid w:val="00E47084"/>
    <w:rsid w:val="00E4799A"/>
    <w:rsid w:val="00E5439F"/>
    <w:rsid w:val="00E575EA"/>
    <w:rsid w:val="00E6257A"/>
    <w:rsid w:val="00E64716"/>
    <w:rsid w:val="00E6742B"/>
    <w:rsid w:val="00E70943"/>
    <w:rsid w:val="00E76FF4"/>
    <w:rsid w:val="00E81102"/>
    <w:rsid w:val="00E85C98"/>
    <w:rsid w:val="00E862E5"/>
    <w:rsid w:val="00E90C1B"/>
    <w:rsid w:val="00E93C45"/>
    <w:rsid w:val="00E95BCA"/>
    <w:rsid w:val="00EA2DB7"/>
    <w:rsid w:val="00EA68C3"/>
    <w:rsid w:val="00EA7CB5"/>
    <w:rsid w:val="00EB014E"/>
    <w:rsid w:val="00EB3C9A"/>
    <w:rsid w:val="00EB5166"/>
    <w:rsid w:val="00EB5771"/>
    <w:rsid w:val="00EC039C"/>
    <w:rsid w:val="00EC1343"/>
    <w:rsid w:val="00EC3644"/>
    <w:rsid w:val="00ED2465"/>
    <w:rsid w:val="00ED4C29"/>
    <w:rsid w:val="00ED5057"/>
    <w:rsid w:val="00ED5B45"/>
    <w:rsid w:val="00EE27CC"/>
    <w:rsid w:val="00EE3F8F"/>
    <w:rsid w:val="00EE3F91"/>
    <w:rsid w:val="00EE4CC3"/>
    <w:rsid w:val="00EF2993"/>
    <w:rsid w:val="00EF2E2C"/>
    <w:rsid w:val="00EF3DCC"/>
    <w:rsid w:val="00EF7C7A"/>
    <w:rsid w:val="00F009AF"/>
    <w:rsid w:val="00F0459A"/>
    <w:rsid w:val="00F0568D"/>
    <w:rsid w:val="00F106BF"/>
    <w:rsid w:val="00F14955"/>
    <w:rsid w:val="00F16C97"/>
    <w:rsid w:val="00F172E6"/>
    <w:rsid w:val="00F179F5"/>
    <w:rsid w:val="00F2041E"/>
    <w:rsid w:val="00F20639"/>
    <w:rsid w:val="00F33685"/>
    <w:rsid w:val="00F340C9"/>
    <w:rsid w:val="00F34D9B"/>
    <w:rsid w:val="00F3533F"/>
    <w:rsid w:val="00F37BCD"/>
    <w:rsid w:val="00F41DAB"/>
    <w:rsid w:val="00F5109A"/>
    <w:rsid w:val="00F52036"/>
    <w:rsid w:val="00F5728D"/>
    <w:rsid w:val="00F60859"/>
    <w:rsid w:val="00F61FAD"/>
    <w:rsid w:val="00F64FDC"/>
    <w:rsid w:val="00F67001"/>
    <w:rsid w:val="00F7191C"/>
    <w:rsid w:val="00F74F73"/>
    <w:rsid w:val="00F757E8"/>
    <w:rsid w:val="00F767DD"/>
    <w:rsid w:val="00F82B3F"/>
    <w:rsid w:val="00F8419B"/>
    <w:rsid w:val="00F8492C"/>
    <w:rsid w:val="00F85061"/>
    <w:rsid w:val="00F85F2B"/>
    <w:rsid w:val="00F862BF"/>
    <w:rsid w:val="00F87461"/>
    <w:rsid w:val="00F96767"/>
    <w:rsid w:val="00F96E64"/>
    <w:rsid w:val="00F972B5"/>
    <w:rsid w:val="00FA1BA0"/>
    <w:rsid w:val="00FA45EE"/>
    <w:rsid w:val="00FA5D9D"/>
    <w:rsid w:val="00FB3ACB"/>
    <w:rsid w:val="00FB5796"/>
    <w:rsid w:val="00FB649B"/>
    <w:rsid w:val="00FB69D7"/>
    <w:rsid w:val="00FC57C1"/>
    <w:rsid w:val="00FC6D4B"/>
    <w:rsid w:val="00FC6E1A"/>
    <w:rsid w:val="00FD0EDC"/>
    <w:rsid w:val="00FD2485"/>
    <w:rsid w:val="00FD3804"/>
    <w:rsid w:val="00FD385C"/>
    <w:rsid w:val="00FD4B32"/>
    <w:rsid w:val="00FD6225"/>
    <w:rsid w:val="00FD7B51"/>
    <w:rsid w:val="00FD7DB4"/>
    <w:rsid w:val="00FF2C7F"/>
    <w:rsid w:val="00FF3AE1"/>
    <w:rsid w:val="00FF4147"/>
    <w:rsid w:val="00FF7C41"/>
    <w:rsid w:val="01AA7D1B"/>
    <w:rsid w:val="02691984"/>
    <w:rsid w:val="033862FB"/>
    <w:rsid w:val="03561459"/>
    <w:rsid w:val="03821A33"/>
    <w:rsid w:val="04AB4620"/>
    <w:rsid w:val="051127AB"/>
    <w:rsid w:val="052544FC"/>
    <w:rsid w:val="05CA5AE8"/>
    <w:rsid w:val="05CC64B2"/>
    <w:rsid w:val="06455454"/>
    <w:rsid w:val="06B5287A"/>
    <w:rsid w:val="07034C4B"/>
    <w:rsid w:val="0A182626"/>
    <w:rsid w:val="0A5D524B"/>
    <w:rsid w:val="0B430D94"/>
    <w:rsid w:val="0BE8478B"/>
    <w:rsid w:val="0D9074F3"/>
    <w:rsid w:val="0D95362E"/>
    <w:rsid w:val="0E543DF2"/>
    <w:rsid w:val="11AA75C5"/>
    <w:rsid w:val="12D87087"/>
    <w:rsid w:val="13383F83"/>
    <w:rsid w:val="13422F5B"/>
    <w:rsid w:val="148074BD"/>
    <w:rsid w:val="14D520EB"/>
    <w:rsid w:val="170D21F1"/>
    <w:rsid w:val="173C3B99"/>
    <w:rsid w:val="18521959"/>
    <w:rsid w:val="18603800"/>
    <w:rsid w:val="18883EE1"/>
    <w:rsid w:val="18B857AC"/>
    <w:rsid w:val="18E157B2"/>
    <w:rsid w:val="192A241D"/>
    <w:rsid w:val="1A6A53B0"/>
    <w:rsid w:val="1B2465DF"/>
    <w:rsid w:val="1B7E4C07"/>
    <w:rsid w:val="1BB26EC6"/>
    <w:rsid w:val="1C033E58"/>
    <w:rsid w:val="1D2B520D"/>
    <w:rsid w:val="1D902651"/>
    <w:rsid w:val="1DF121E6"/>
    <w:rsid w:val="1E7B11B5"/>
    <w:rsid w:val="20CD7461"/>
    <w:rsid w:val="21D10981"/>
    <w:rsid w:val="221606E3"/>
    <w:rsid w:val="240F315C"/>
    <w:rsid w:val="24265BC4"/>
    <w:rsid w:val="24355CDE"/>
    <w:rsid w:val="24A231DA"/>
    <w:rsid w:val="253F03F1"/>
    <w:rsid w:val="26D94830"/>
    <w:rsid w:val="29314C6B"/>
    <w:rsid w:val="29A5570A"/>
    <w:rsid w:val="2A014D74"/>
    <w:rsid w:val="2B0B26F1"/>
    <w:rsid w:val="2CFA6FE4"/>
    <w:rsid w:val="2D59004C"/>
    <w:rsid w:val="2F4A2072"/>
    <w:rsid w:val="30283629"/>
    <w:rsid w:val="31C032E5"/>
    <w:rsid w:val="32D362FE"/>
    <w:rsid w:val="336432A1"/>
    <w:rsid w:val="33CA707C"/>
    <w:rsid w:val="33FE67C7"/>
    <w:rsid w:val="34514926"/>
    <w:rsid w:val="34774AAC"/>
    <w:rsid w:val="34DB19BE"/>
    <w:rsid w:val="37B959B7"/>
    <w:rsid w:val="38551CF1"/>
    <w:rsid w:val="38602906"/>
    <w:rsid w:val="39E06D0F"/>
    <w:rsid w:val="39F63B7A"/>
    <w:rsid w:val="3BA951BE"/>
    <w:rsid w:val="3BC604AC"/>
    <w:rsid w:val="3DCE20C0"/>
    <w:rsid w:val="40236A3A"/>
    <w:rsid w:val="427D3BFC"/>
    <w:rsid w:val="44775260"/>
    <w:rsid w:val="448D7806"/>
    <w:rsid w:val="474029EB"/>
    <w:rsid w:val="47B57E4D"/>
    <w:rsid w:val="48A524A5"/>
    <w:rsid w:val="499A554C"/>
    <w:rsid w:val="4AB12876"/>
    <w:rsid w:val="4B2D1D2A"/>
    <w:rsid w:val="4B4D7FA8"/>
    <w:rsid w:val="4B7F16AA"/>
    <w:rsid w:val="4EEE17D8"/>
    <w:rsid w:val="50B12C64"/>
    <w:rsid w:val="511F1731"/>
    <w:rsid w:val="512E5CD2"/>
    <w:rsid w:val="5341329A"/>
    <w:rsid w:val="53730831"/>
    <w:rsid w:val="53EF0283"/>
    <w:rsid w:val="561B17C3"/>
    <w:rsid w:val="57087F8A"/>
    <w:rsid w:val="57686C8A"/>
    <w:rsid w:val="577675F9"/>
    <w:rsid w:val="5806097D"/>
    <w:rsid w:val="59D20298"/>
    <w:rsid w:val="5B064BA6"/>
    <w:rsid w:val="5D932F27"/>
    <w:rsid w:val="5E391380"/>
    <w:rsid w:val="5F7B55AF"/>
    <w:rsid w:val="5F993373"/>
    <w:rsid w:val="5FA873B3"/>
    <w:rsid w:val="5FAB1E0A"/>
    <w:rsid w:val="5FAB70B0"/>
    <w:rsid w:val="603008E7"/>
    <w:rsid w:val="61C44700"/>
    <w:rsid w:val="61E33ADD"/>
    <w:rsid w:val="62F479BD"/>
    <w:rsid w:val="62FA7C57"/>
    <w:rsid w:val="655F59F3"/>
    <w:rsid w:val="65666AA8"/>
    <w:rsid w:val="66B5531C"/>
    <w:rsid w:val="675A0024"/>
    <w:rsid w:val="679D4343"/>
    <w:rsid w:val="682D666D"/>
    <w:rsid w:val="69C133B6"/>
    <w:rsid w:val="6A2D6C49"/>
    <w:rsid w:val="6A3E111C"/>
    <w:rsid w:val="6DBE689D"/>
    <w:rsid w:val="6F352D82"/>
    <w:rsid w:val="6F88377F"/>
    <w:rsid w:val="704F088F"/>
    <w:rsid w:val="71032ACD"/>
    <w:rsid w:val="718004C9"/>
    <w:rsid w:val="71CF3B70"/>
    <w:rsid w:val="72330DC5"/>
    <w:rsid w:val="72A134A0"/>
    <w:rsid w:val="72CC236B"/>
    <w:rsid w:val="738617F6"/>
    <w:rsid w:val="73AB6B85"/>
    <w:rsid w:val="73D239B1"/>
    <w:rsid w:val="757E174C"/>
    <w:rsid w:val="75D738C5"/>
    <w:rsid w:val="75F85D65"/>
    <w:rsid w:val="78BB5E3E"/>
    <w:rsid w:val="79423CBC"/>
    <w:rsid w:val="7A715BC4"/>
    <w:rsid w:val="7B4D111A"/>
    <w:rsid w:val="7C560D74"/>
    <w:rsid w:val="7C7272D0"/>
    <w:rsid w:val="7CE107C1"/>
    <w:rsid w:val="7CE328D2"/>
    <w:rsid w:val="7D9E54A8"/>
    <w:rsid w:val="7E0562ED"/>
    <w:rsid w:val="7EE879B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82"/>
    <w:semiHidden/>
    <w:qFormat/>
    <w:uiPriority w:val="0"/>
    <w:pPr>
      <w:jc w:val="left"/>
    </w:pPr>
  </w:style>
  <w:style w:type="paragraph" w:styleId="3">
    <w:name w:val="Body Text"/>
    <w:basedOn w:val="1"/>
    <w:link w:val="77"/>
    <w:autoRedefine/>
    <w:qFormat/>
    <w:uiPriority w:val="0"/>
    <w:pPr>
      <w:spacing w:after="120"/>
    </w:pPr>
  </w:style>
  <w:style w:type="paragraph" w:styleId="4">
    <w:name w:val="Body Text Indent"/>
    <w:basedOn w:val="1"/>
    <w:link w:val="65"/>
    <w:qFormat/>
    <w:uiPriority w:val="0"/>
    <w:pPr>
      <w:spacing w:after="120"/>
      <w:ind w:left="420" w:leftChars="200"/>
    </w:pPr>
  </w:style>
  <w:style w:type="paragraph" w:styleId="5">
    <w:name w:val="Plain Text"/>
    <w:basedOn w:val="1"/>
    <w:link w:val="72"/>
    <w:qFormat/>
    <w:uiPriority w:val="0"/>
    <w:rPr>
      <w:rFonts w:ascii="宋体" w:hAnsi="Courier New"/>
      <w:szCs w:val="20"/>
    </w:rPr>
  </w:style>
  <w:style w:type="paragraph" w:styleId="6">
    <w:name w:val="Body Text Indent 2"/>
    <w:basedOn w:val="1"/>
    <w:link w:val="63"/>
    <w:qFormat/>
    <w:uiPriority w:val="0"/>
    <w:pPr>
      <w:spacing w:afterLines="50"/>
      <w:ind w:firstLine="480" w:firstLineChars="200"/>
    </w:pPr>
    <w:rPr>
      <w:sz w:val="24"/>
    </w:rPr>
  </w:style>
  <w:style w:type="paragraph" w:styleId="7">
    <w:name w:val="Balloon Text"/>
    <w:basedOn w:val="1"/>
    <w:link w:val="69"/>
    <w:semiHidden/>
    <w:qFormat/>
    <w:uiPriority w:val="0"/>
    <w:rPr>
      <w:sz w:val="18"/>
      <w:szCs w:val="18"/>
    </w:rPr>
  </w:style>
  <w:style w:type="paragraph" w:styleId="8">
    <w:name w:val="footer"/>
    <w:basedOn w:val="1"/>
    <w:link w:val="70"/>
    <w:qFormat/>
    <w:uiPriority w:val="99"/>
    <w:pPr>
      <w:tabs>
        <w:tab w:val="center" w:pos="4153"/>
        <w:tab w:val="right" w:pos="8306"/>
      </w:tabs>
      <w:snapToGrid w:val="0"/>
      <w:jc w:val="left"/>
    </w:pPr>
    <w:rPr>
      <w:sz w:val="18"/>
      <w:szCs w:val="18"/>
    </w:rPr>
  </w:style>
  <w:style w:type="paragraph" w:styleId="9">
    <w:name w:val="header"/>
    <w:basedOn w:val="1"/>
    <w:link w:val="67"/>
    <w:qFormat/>
    <w:uiPriority w:val="0"/>
    <w:pPr>
      <w:pBdr>
        <w:bottom w:val="single" w:color="auto" w:sz="6" w:space="1"/>
      </w:pBdr>
      <w:tabs>
        <w:tab w:val="center" w:pos="4153"/>
        <w:tab w:val="right" w:pos="8306"/>
      </w:tabs>
      <w:snapToGrid w:val="0"/>
      <w:jc w:val="center"/>
    </w:pPr>
    <w:rPr>
      <w:sz w:val="18"/>
      <w:szCs w:val="20"/>
    </w:rPr>
  </w:style>
  <w:style w:type="paragraph" w:styleId="10">
    <w:name w:val="Body Text Indent 3"/>
    <w:basedOn w:val="1"/>
    <w:link w:val="76"/>
    <w:qFormat/>
    <w:uiPriority w:val="0"/>
    <w:pPr>
      <w:spacing w:after="120"/>
      <w:ind w:left="420" w:leftChars="200"/>
    </w:pPr>
    <w:rPr>
      <w:sz w:val="16"/>
      <w:szCs w:val="16"/>
    </w:rPr>
  </w:style>
  <w:style w:type="paragraph" w:styleId="11">
    <w:name w:val="Body Text 2"/>
    <w:basedOn w:val="1"/>
    <w:link w:val="74"/>
    <w:qFormat/>
    <w:uiPriority w:val="0"/>
    <w:pPr>
      <w:spacing w:line="340" w:lineRule="exact"/>
    </w:pPr>
    <w:rPr>
      <w:rFonts w:ascii="仿宋_GB2312" w:eastAsia="仿宋_GB2312"/>
      <w:sz w:val="24"/>
    </w:rPr>
  </w:style>
  <w:style w:type="paragraph" w:styleId="1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3">
    <w:name w:val="annotation subject"/>
    <w:basedOn w:val="2"/>
    <w:next w:val="2"/>
    <w:link w:val="84"/>
    <w:semiHidden/>
    <w:qFormat/>
    <w:uiPriority w:val="0"/>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0"/>
    <w:rPr>
      <w:b/>
      <w:bCs/>
    </w:rPr>
  </w:style>
  <w:style w:type="character" w:styleId="18">
    <w:name w:val="page number"/>
    <w:basedOn w:val="16"/>
    <w:qFormat/>
    <w:uiPriority w:val="0"/>
  </w:style>
  <w:style w:type="character" w:styleId="19">
    <w:name w:val="FollowedHyperlink"/>
    <w:qFormat/>
    <w:uiPriority w:val="0"/>
    <w:rPr>
      <w:color w:val="800080"/>
      <w:u w:val="single"/>
    </w:rPr>
  </w:style>
  <w:style w:type="character" w:styleId="20">
    <w:name w:val="Emphasis"/>
    <w:qFormat/>
    <w:uiPriority w:val="0"/>
    <w:rPr>
      <w:color w:val="CC0000"/>
    </w:rPr>
  </w:style>
  <w:style w:type="character" w:styleId="21">
    <w:name w:val="Hyperlink"/>
    <w:qFormat/>
    <w:uiPriority w:val="0"/>
    <w:rPr>
      <w:color w:val="0000FF"/>
      <w:u w:val="single"/>
    </w:rPr>
  </w:style>
  <w:style w:type="character" w:styleId="22">
    <w:name w:val="annotation reference"/>
    <w:semiHidden/>
    <w:qFormat/>
    <w:uiPriority w:val="0"/>
    <w:rPr>
      <w:sz w:val="21"/>
      <w:szCs w:val="21"/>
    </w:rPr>
  </w:style>
  <w:style w:type="paragraph" w:customStyle="1" w:styleId="23">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4">
    <w:name w:val="font6"/>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25">
    <w:name w:val="font7"/>
    <w:basedOn w:val="1"/>
    <w:qFormat/>
    <w:uiPriority w:val="0"/>
    <w:pPr>
      <w:widowControl/>
      <w:spacing w:before="100" w:beforeAutospacing="1" w:after="100" w:afterAutospacing="1"/>
      <w:jc w:val="left"/>
    </w:pPr>
    <w:rPr>
      <w:kern w:val="0"/>
      <w:sz w:val="20"/>
      <w:szCs w:val="20"/>
    </w:rPr>
  </w:style>
  <w:style w:type="paragraph" w:customStyle="1" w:styleId="26">
    <w:name w:val="xl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黑体" w:hAnsi="宋体" w:eastAsia="黑体" w:cs="宋体"/>
      <w:kern w:val="0"/>
      <w:sz w:val="22"/>
      <w:szCs w:val="22"/>
    </w:rPr>
  </w:style>
  <w:style w:type="paragraph" w:customStyle="1" w:styleId="27">
    <w:name w:val="xl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黑体" w:hAnsi="宋体" w:eastAsia="黑体" w:cs="宋体"/>
      <w:kern w:val="0"/>
      <w:sz w:val="22"/>
      <w:szCs w:val="22"/>
    </w:rPr>
  </w:style>
  <w:style w:type="paragraph" w:customStyle="1" w:styleId="28">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29">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30">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3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32">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33">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34">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35">
    <w:name w:val="xl31"/>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36">
    <w:name w:val="xl32"/>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37">
    <w:name w:val="xl3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38">
    <w:name w:val="xl34"/>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39">
    <w:name w:val="xl3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40">
    <w:name w:val="xl36"/>
    <w:basedOn w:val="1"/>
    <w:qFormat/>
    <w:uiPriority w:val="0"/>
    <w:pPr>
      <w:widowControl/>
      <w:spacing w:before="100" w:beforeAutospacing="1" w:after="100" w:afterAutospacing="1"/>
      <w:jc w:val="center"/>
      <w:textAlignment w:val="center"/>
    </w:pPr>
    <w:rPr>
      <w:rFonts w:ascii="黑体" w:hAnsi="宋体" w:eastAsia="黑体" w:cs="宋体"/>
      <w:kern w:val="0"/>
      <w:sz w:val="32"/>
      <w:szCs w:val="32"/>
    </w:rPr>
  </w:style>
  <w:style w:type="paragraph" w:customStyle="1" w:styleId="41">
    <w:name w:val="xl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42">
    <w:name w:val="xl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43">
    <w:name w:val="xl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44">
    <w:name w:val="xl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45">
    <w:name w:val="xl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46">
    <w:name w:val="xl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47">
    <w:name w:val="xl43"/>
    <w:basedOn w:val="1"/>
    <w:qFormat/>
    <w:uiPriority w:val="0"/>
    <w:pPr>
      <w:widowControl/>
      <w:pBdr>
        <w:bottom w:val="single" w:color="auto" w:sz="4" w:space="0"/>
      </w:pBdr>
      <w:spacing w:before="100" w:beforeAutospacing="1" w:after="100" w:afterAutospacing="1"/>
      <w:jc w:val="center"/>
      <w:textAlignment w:val="center"/>
    </w:pPr>
    <w:rPr>
      <w:rFonts w:ascii="黑体" w:hAnsi="宋体" w:eastAsia="黑体" w:cs="宋体"/>
      <w:kern w:val="0"/>
      <w:sz w:val="28"/>
      <w:szCs w:val="28"/>
    </w:rPr>
  </w:style>
  <w:style w:type="paragraph" w:customStyle="1" w:styleId="48">
    <w:name w:val="xl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49">
    <w:name w:val="xl4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50">
    <w:name w:val="xl46"/>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51">
    <w:name w:val="xl4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52">
    <w:name w:val="xl48"/>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53">
    <w:name w:val="xl4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54">
    <w:name w:val="编号"/>
    <w:basedOn w:val="1"/>
    <w:qFormat/>
    <w:uiPriority w:val="0"/>
    <w:pPr>
      <w:numPr>
        <w:ilvl w:val="1"/>
        <w:numId w:val="1"/>
      </w:numPr>
      <w:tabs>
        <w:tab w:val="left" w:pos="420"/>
      </w:tabs>
      <w:spacing w:line="360" w:lineRule="auto"/>
    </w:pPr>
    <w:rPr>
      <w:szCs w:val="21"/>
    </w:rPr>
  </w:style>
  <w:style w:type="paragraph" w:customStyle="1" w:styleId="55">
    <w:name w:val="标准"/>
    <w:basedOn w:val="1"/>
    <w:qFormat/>
    <w:uiPriority w:val="0"/>
    <w:pPr>
      <w:adjustRightInd w:val="0"/>
      <w:spacing w:before="120" w:after="120" w:line="312" w:lineRule="atLeast"/>
      <w:textAlignment w:val="baseline"/>
    </w:pPr>
    <w:rPr>
      <w:rFonts w:ascii="宋体"/>
      <w:kern w:val="0"/>
      <w:szCs w:val="20"/>
    </w:rPr>
  </w:style>
  <w:style w:type="paragraph" w:customStyle="1" w:styleId="5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57">
    <w:name w:val="style2"/>
    <w:basedOn w:val="1"/>
    <w:qFormat/>
    <w:uiPriority w:val="0"/>
    <w:pPr>
      <w:widowControl/>
      <w:spacing w:before="100" w:beforeAutospacing="1" w:after="100" w:afterAutospacing="1"/>
      <w:jc w:val="left"/>
    </w:pPr>
    <w:rPr>
      <w:rFonts w:ascii="黑体" w:hAnsi="宋体" w:eastAsia="黑体" w:cs="宋体"/>
      <w:color w:val="FF0000"/>
      <w:kern w:val="0"/>
      <w:sz w:val="36"/>
      <w:szCs w:val="36"/>
    </w:rPr>
  </w:style>
  <w:style w:type="paragraph" w:customStyle="1" w:styleId="58">
    <w:name w:val="style48"/>
    <w:basedOn w:val="1"/>
    <w:qFormat/>
    <w:uiPriority w:val="0"/>
    <w:pPr>
      <w:widowControl/>
      <w:spacing w:before="100" w:beforeAutospacing="1" w:after="100" w:afterAutospacing="1"/>
      <w:jc w:val="left"/>
    </w:pPr>
    <w:rPr>
      <w:rFonts w:ascii="楷体_GB2312" w:hAnsi="宋体" w:eastAsia="楷体_GB2312" w:cs="宋体"/>
      <w:color w:val="000000"/>
      <w:kern w:val="0"/>
      <w:sz w:val="27"/>
      <w:szCs w:val="27"/>
    </w:rPr>
  </w:style>
  <w:style w:type="paragraph" w:customStyle="1" w:styleId="59">
    <w:name w:val="普通 (Web)"/>
    <w:basedOn w:val="1"/>
    <w:qFormat/>
    <w:uiPriority w:val="0"/>
    <w:pPr>
      <w:widowControl/>
      <w:spacing w:before="100" w:beforeAutospacing="1" w:after="100" w:afterAutospacing="1"/>
      <w:jc w:val="left"/>
    </w:pPr>
    <w:rPr>
      <w:rFonts w:ascii="宋体" w:hAnsi="宋体"/>
      <w:kern w:val="0"/>
      <w:sz w:val="24"/>
    </w:rPr>
  </w:style>
  <w:style w:type="paragraph" w:customStyle="1" w:styleId="60">
    <w:name w:val="样式1"/>
    <w:basedOn w:val="1"/>
    <w:qFormat/>
    <w:uiPriority w:val="0"/>
    <w:pPr>
      <w:autoSpaceDE w:val="0"/>
      <w:autoSpaceDN w:val="0"/>
      <w:adjustRightInd w:val="0"/>
      <w:snapToGrid w:val="0"/>
    </w:pPr>
    <w:rPr>
      <w:rFonts w:ascii="宋体" w:hAnsi="宋体"/>
      <w:color w:val="000000"/>
      <w:spacing w:val="-20"/>
      <w:szCs w:val="21"/>
    </w:rPr>
  </w:style>
  <w:style w:type="paragraph" w:customStyle="1" w:styleId="61">
    <w:name w:val="Char Char1 Char Char1 Char Char1 Char Char1 Char Char Char Char Char Char Char"/>
    <w:basedOn w:val="1"/>
    <w:qFormat/>
    <w:uiPriority w:val="0"/>
    <w:rPr>
      <w:rFonts w:ascii="Tahoma" w:hAnsi="Tahoma"/>
      <w:sz w:val="24"/>
    </w:rPr>
  </w:style>
  <w:style w:type="paragraph" w:customStyle="1" w:styleId="62">
    <w:name w:val="style5"/>
    <w:basedOn w:val="1"/>
    <w:qFormat/>
    <w:uiPriority w:val="0"/>
    <w:pPr>
      <w:widowControl/>
      <w:spacing w:before="100" w:beforeAutospacing="1" w:after="100" w:afterAutospacing="1"/>
      <w:jc w:val="left"/>
    </w:pPr>
    <w:rPr>
      <w:rFonts w:ascii="宋体" w:hAnsi="宋体" w:cs="宋体"/>
      <w:kern w:val="0"/>
      <w:sz w:val="24"/>
    </w:rPr>
  </w:style>
  <w:style w:type="character" w:customStyle="1" w:styleId="63">
    <w:name w:val="正文文本缩进 2 字符"/>
    <w:link w:val="6"/>
    <w:qFormat/>
    <w:uiPriority w:val="0"/>
    <w:rPr>
      <w:rFonts w:ascii="Times New Roman" w:hAnsi="Times New Roman" w:eastAsia="宋体" w:cs="Times New Roman"/>
      <w:sz w:val="24"/>
      <w:szCs w:val="24"/>
    </w:rPr>
  </w:style>
  <w:style w:type="character" w:customStyle="1" w:styleId="64">
    <w:name w:val="Char Char4"/>
    <w:semiHidden/>
    <w:qFormat/>
    <w:uiPriority w:val="0"/>
    <w:rPr>
      <w:rFonts w:eastAsia="宋体"/>
      <w:kern w:val="2"/>
      <w:sz w:val="24"/>
      <w:szCs w:val="24"/>
      <w:lang w:val="en-US" w:eastAsia="zh-CN" w:bidi="ar-SA"/>
    </w:rPr>
  </w:style>
  <w:style w:type="character" w:customStyle="1" w:styleId="65">
    <w:name w:val="正文文本缩进 字符"/>
    <w:link w:val="4"/>
    <w:qFormat/>
    <w:uiPriority w:val="0"/>
    <w:rPr>
      <w:rFonts w:ascii="Times New Roman" w:hAnsi="Times New Roman" w:eastAsia="宋体" w:cs="Times New Roman"/>
      <w:szCs w:val="24"/>
    </w:rPr>
  </w:style>
  <w:style w:type="character" w:customStyle="1" w:styleId="66">
    <w:name w:val="Char Char6"/>
    <w:semiHidden/>
    <w:qFormat/>
    <w:uiPriority w:val="0"/>
    <w:rPr>
      <w:rFonts w:eastAsia="宋体"/>
      <w:kern w:val="2"/>
      <w:sz w:val="21"/>
      <w:szCs w:val="24"/>
      <w:lang w:val="en-US" w:eastAsia="zh-CN" w:bidi="ar-SA"/>
    </w:rPr>
  </w:style>
  <w:style w:type="character" w:customStyle="1" w:styleId="67">
    <w:name w:val="页眉 字符"/>
    <w:link w:val="9"/>
    <w:qFormat/>
    <w:uiPriority w:val="0"/>
    <w:rPr>
      <w:rFonts w:ascii="Times New Roman" w:hAnsi="Times New Roman" w:eastAsia="宋体" w:cs="Times New Roman"/>
      <w:sz w:val="18"/>
      <w:szCs w:val="20"/>
    </w:rPr>
  </w:style>
  <w:style w:type="character" w:customStyle="1" w:styleId="68">
    <w:name w:val="Char Char5"/>
    <w:semiHidden/>
    <w:qFormat/>
    <w:uiPriority w:val="0"/>
    <w:rPr>
      <w:rFonts w:eastAsia="宋体"/>
      <w:kern w:val="2"/>
      <w:sz w:val="18"/>
      <w:lang w:val="en-US" w:eastAsia="zh-CN" w:bidi="ar-SA"/>
    </w:rPr>
  </w:style>
  <w:style w:type="character" w:customStyle="1" w:styleId="69">
    <w:name w:val="批注框文本 字符"/>
    <w:link w:val="7"/>
    <w:semiHidden/>
    <w:qFormat/>
    <w:uiPriority w:val="0"/>
    <w:rPr>
      <w:rFonts w:ascii="Times New Roman" w:hAnsi="Times New Roman" w:eastAsia="宋体" w:cs="Times New Roman"/>
      <w:sz w:val="18"/>
      <w:szCs w:val="18"/>
    </w:rPr>
  </w:style>
  <w:style w:type="character" w:customStyle="1" w:styleId="70">
    <w:name w:val="页脚 字符"/>
    <w:link w:val="8"/>
    <w:qFormat/>
    <w:uiPriority w:val="99"/>
    <w:rPr>
      <w:rFonts w:ascii="Times New Roman" w:hAnsi="Times New Roman" w:eastAsia="宋体" w:cs="Times New Roman"/>
      <w:sz w:val="18"/>
      <w:szCs w:val="18"/>
    </w:rPr>
  </w:style>
  <w:style w:type="character" w:customStyle="1" w:styleId="71">
    <w:name w:val="Char Char2"/>
    <w:semiHidden/>
    <w:qFormat/>
    <w:uiPriority w:val="0"/>
    <w:rPr>
      <w:rFonts w:eastAsia="宋体"/>
      <w:kern w:val="2"/>
      <w:sz w:val="18"/>
      <w:szCs w:val="18"/>
      <w:lang w:val="en-US" w:eastAsia="zh-CN" w:bidi="ar-SA"/>
    </w:rPr>
  </w:style>
  <w:style w:type="character" w:customStyle="1" w:styleId="72">
    <w:name w:val="纯文本 字符"/>
    <w:link w:val="5"/>
    <w:qFormat/>
    <w:uiPriority w:val="0"/>
    <w:rPr>
      <w:rFonts w:ascii="宋体" w:hAnsi="Courier New" w:eastAsia="宋体" w:cs="Times New Roman"/>
      <w:szCs w:val="20"/>
    </w:rPr>
  </w:style>
  <w:style w:type="character" w:customStyle="1" w:styleId="73">
    <w:name w:val="Char Char3"/>
    <w:semiHidden/>
    <w:qFormat/>
    <w:uiPriority w:val="0"/>
    <w:rPr>
      <w:rFonts w:ascii="宋体" w:hAnsi="Courier New" w:eastAsia="宋体"/>
      <w:kern w:val="2"/>
      <w:sz w:val="21"/>
      <w:lang w:val="en-US" w:eastAsia="zh-CN" w:bidi="ar-SA"/>
    </w:rPr>
  </w:style>
  <w:style w:type="character" w:customStyle="1" w:styleId="74">
    <w:name w:val="正文文本 2 字符"/>
    <w:link w:val="11"/>
    <w:qFormat/>
    <w:uiPriority w:val="0"/>
    <w:rPr>
      <w:rFonts w:ascii="仿宋_GB2312" w:hAnsi="Times New Roman" w:eastAsia="仿宋_GB2312" w:cs="Times New Roman"/>
      <w:sz w:val="24"/>
      <w:szCs w:val="24"/>
    </w:rPr>
  </w:style>
  <w:style w:type="character" w:customStyle="1" w:styleId="75">
    <w:name w:val="Char Char1"/>
    <w:semiHidden/>
    <w:qFormat/>
    <w:uiPriority w:val="0"/>
    <w:rPr>
      <w:rFonts w:ascii="仿宋_GB2312" w:eastAsia="仿宋_GB2312"/>
      <w:kern w:val="2"/>
      <w:sz w:val="24"/>
      <w:szCs w:val="24"/>
      <w:lang w:val="en-US" w:eastAsia="zh-CN" w:bidi="ar-SA"/>
    </w:rPr>
  </w:style>
  <w:style w:type="character" w:customStyle="1" w:styleId="76">
    <w:name w:val="正文文本缩进 3 字符"/>
    <w:link w:val="10"/>
    <w:qFormat/>
    <w:uiPriority w:val="0"/>
    <w:rPr>
      <w:rFonts w:ascii="Times New Roman" w:hAnsi="Times New Roman" w:eastAsia="宋体" w:cs="Times New Roman"/>
      <w:sz w:val="16"/>
      <w:szCs w:val="16"/>
    </w:rPr>
  </w:style>
  <w:style w:type="character" w:customStyle="1" w:styleId="77">
    <w:name w:val="正文文本 字符"/>
    <w:link w:val="3"/>
    <w:qFormat/>
    <w:uiPriority w:val="0"/>
    <w:rPr>
      <w:rFonts w:ascii="Times New Roman" w:hAnsi="Times New Roman" w:eastAsia="宋体" w:cs="Times New Roman"/>
      <w:szCs w:val="24"/>
    </w:rPr>
  </w:style>
  <w:style w:type="character" w:customStyle="1" w:styleId="78">
    <w:name w:val="dj1"/>
    <w:qFormat/>
    <w:uiPriority w:val="0"/>
    <w:rPr>
      <w:sz w:val="21"/>
      <w:szCs w:val="21"/>
    </w:rPr>
  </w:style>
  <w:style w:type="character" w:customStyle="1" w:styleId="79">
    <w:name w:val="Char Char"/>
    <w:qFormat/>
    <w:uiPriority w:val="0"/>
    <w:rPr>
      <w:rFonts w:eastAsia="宋体"/>
      <w:kern w:val="2"/>
      <w:sz w:val="21"/>
      <w:szCs w:val="24"/>
      <w:lang w:val="en-US" w:eastAsia="zh-CN" w:bidi="ar-SA"/>
    </w:rPr>
  </w:style>
  <w:style w:type="character" w:customStyle="1" w:styleId="80">
    <w:name w:val="style1"/>
    <w:qFormat/>
    <w:uiPriority w:val="0"/>
    <w:rPr>
      <w:rFonts w:hint="default"/>
      <w:color w:val="000000"/>
      <w:spacing w:val="300"/>
      <w:sz w:val="18"/>
      <w:szCs w:val="18"/>
      <w:u w:val="none"/>
    </w:rPr>
  </w:style>
  <w:style w:type="character" w:customStyle="1" w:styleId="81">
    <w:name w:val="duanluo"/>
    <w:basedOn w:val="16"/>
    <w:qFormat/>
    <w:uiPriority w:val="0"/>
  </w:style>
  <w:style w:type="character" w:customStyle="1" w:styleId="82">
    <w:name w:val="批注文字 字符"/>
    <w:link w:val="2"/>
    <w:semiHidden/>
    <w:qFormat/>
    <w:uiPriority w:val="0"/>
    <w:rPr>
      <w:rFonts w:ascii="Times New Roman" w:hAnsi="Times New Roman" w:eastAsia="宋体" w:cs="Times New Roman"/>
      <w:szCs w:val="24"/>
    </w:rPr>
  </w:style>
  <w:style w:type="character" w:customStyle="1" w:styleId="83">
    <w:name w:val="style471"/>
    <w:qFormat/>
    <w:uiPriority w:val="0"/>
    <w:rPr>
      <w:rFonts w:hint="eastAsia" w:ascii="楷体_GB2312" w:eastAsia="楷体_GB2312"/>
      <w:sz w:val="27"/>
      <w:szCs w:val="27"/>
    </w:rPr>
  </w:style>
  <w:style w:type="character" w:customStyle="1" w:styleId="84">
    <w:name w:val="批注主题 字符"/>
    <w:link w:val="13"/>
    <w:semiHidden/>
    <w:qFormat/>
    <w:uiPriority w:val="0"/>
    <w:rPr>
      <w:rFonts w:ascii="Times New Roman" w:hAnsi="Times New Roman" w:eastAsia="宋体" w:cs="Times New Roman"/>
      <w:b/>
      <w:bCs/>
      <w:szCs w:val="24"/>
    </w:rPr>
  </w:style>
  <w:style w:type="paragraph" w:styleId="8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910353-C9F2-4454-9910-7CF3E66C165E}">
  <ds:schemaRefs/>
</ds:datastoreItem>
</file>

<file path=docProps/app.xml><?xml version="1.0" encoding="utf-8"?>
<Properties xmlns="http://schemas.openxmlformats.org/officeDocument/2006/extended-properties" xmlns:vt="http://schemas.openxmlformats.org/officeDocument/2006/docPropsVTypes">
  <Template>Normal.dotm</Template>
  <Company>HBU</Company>
  <Pages>22</Pages>
  <Words>6231</Words>
  <Characters>10775</Characters>
  <Lines>105</Lines>
  <Paragraphs>29</Paragraphs>
  <TotalTime>11</TotalTime>
  <ScaleCrop>false</ScaleCrop>
  <LinksUpToDate>false</LinksUpToDate>
  <CharactersWithSpaces>11178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2019-07-11T02:34:00Z</dcterms:created>
  <dc:creator>SHIRY</dc:creator>
  <cp:lastModifiedBy>杰</cp:lastModifiedBy>
  <cp:lastPrinted>2019-07-09T08:04:00Z</cp:lastPrinted>
  <dcterms:modified xsi:type="dcterms:W3CDTF">2025-08-27T09:24:15Z</dcterms:modified>
  <dc:title>XXX专业(XXX试点班)人才培养方案（黑体三号）</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15BF835297F4463785CACBB78591265C_13</vt:lpwstr>
  </property>
  <property fmtid="{D5CDD505-2E9C-101B-9397-08002B2CF9AE}" pid="4" name="KSOTemplateDocerSaveRecord">
    <vt:lpwstr>eyJoZGlkIjoiZjE5OWFlNTMwOTJjNzE0OTIyMTcxYTUzMGY1MmJmODgiLCJ1c2VySWQiOiIzMDM1NjkzMDgifQ==</vt:lpwstr>
  </property>
</Properties>
</file>